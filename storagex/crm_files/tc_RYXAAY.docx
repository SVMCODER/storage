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9EC1" w14:textId="5028A398" w:rsidR="00C92DB4" w:rsidRDefault="00C92DB4" w:rsidP="00206A2E">
      <w:pPr>
        <w:jc w:val="center"/>
        <w:rPr>
          <w:rFonts w:ascii="Times New Roman" w:hAnsi="Times New Roman" w:cs="Times New Roman"/>
          <w:b/>
          <w:bCs/>
          <w:sz w:val="24"/>
          <w:szCs w:val="24"/>
        </w:rPr>
      </w:pPr>
      <w:r w:rsidRPr="00C92DB4">
        <w:rPr>
          <w:rFonts w:ascii="Times New Roman" w:hAnsi="Times New Roman" w:cs="Times New Roman"/>
          <w:b/>
          <w:bCs/>
          <w:sz w:val="24"/>
          <w:szCs w:val="24"/>
        </w:rPr>
        <w:t>Running Title: Nurse Manager</w:t>
      </w:r>
      <w:ins w:id="0" w:author="Sukhpal Trehan" w:date="2026-05-10T22:56:00Z" w16du:dateUtc="2026-05-10T17:26:00Z">
        <w:r w:rsidR="00EE4F5A">
          <w:rPr>
            <w:rFonts w:ascii="Times New Roman" w:hAnsi="Times New Roman" w:cs="Times New Roman"/>
            <w:b/>
            <w:bCs/>
            <w:sz w:val="24"/>
            <w:szCs w:val="24"/>
          </w:rPr>
          <w:t>s’</w:t>
        </w:r>
      </w:ins>
      <w:r w:rsidRPr="00C92DB4">
        <w:rPr>
          <w:rFonts w:ascii="Times New Roman" w:hAnsi="Times New Roman" w:cs="Times New Roman"/>
          <w:b/>
          <w:bCs/>
          <w:sz w:val="24"/>
          <w:szCs w:val="24"/>
        </w:rPr>
        <w:t xml:space="preserve"> </w:t>
      </w:r>
      <w:ins w:id="1" w:author="Sukhpal Trehan" w:date="2026-05-10T22:56:00Z" w16du:dateUtc="2026-05-10T17:26:00Z">
        <w:r w:rsidR="00EE4F5A" w:rsidRPr="00F10855">
          <w:rPr>
            <w:rFonts w:ascii="Times New Roman" w:hAnsi="Times New Roman" w:cs="Times New Roman"/>
            <w:b/>
            <w:bCs/>
            <w:sz w:val="24"/>
            <w:szCs w:val="24"/>
          </w:rPr>
          <w:t xml:space="preserve">Emotional Intelligence </w:t>
        </w:r>
      </w:ins>
      <w:del w:id="2" w:author="Sukhpal Trehan" w:date="2026-05-10T22:56:00Z" w16du:dateUtc="2026-05-10T17:26:00Z">
        <w:r w:rsidRPr="00C92DB4" w:rsidDel="00EE4F5A">
          <w:rPr>
            <w:rFonts w:ascii="Times New Roman" w:hAnsi="Times New Roman" w:cs="Times New Roman"/>
            <w:b/>
            <w:bCs/>
            <w:sz w:val="24"/>
            <w:szCs w:val="24"/>
          </w:rPr>
          <w:delText>EI</w:delText>
        </w:r>
      </w:del>
      <w:r w:rsidRPr="00C92DB4">
        <w:rPr>
          <w:rFonts w:ascii="Times New Roman" w:hAnsi="Times New Roman" w:cs="Times New Roman"/>
          <w:b/>
          <w:bCs/>
          <w:sz w:val="24"/>
          <w:szCs w:val="24"/>
        </w:rPr>
        <w:t xml:space="preserve"> and Job Satisfaction</w:t>
      </w:r>
    </w:p>
    <w:p w14:paraId="185EDEB7" w14:textId="0169EB39" w:rsidR="00F10855" w:rsidRDefault="00736BF2" w:rsidP="00F10855">
      <w:pPr>
        <w:rPr>
          <w:rFonts w:ascii="Times New Roman" w:hAnsi="Times New Roman" w:cs="Times New Roman"/>
          <w:b/>
          <w:bCs/>
          <w:sz w:val="24"/>
          <w:szCs w:val="24"/>
        </w:rPr>
      </w:pPr>
      <w:r w:rsidRPr="009019F1">
        <w:rPr>
          <w:rFonts w:ascii="Times New Roman" w:hAnsi="Times New Roman" w:cs="Times New Roman"/>
          <w:b/>
          <w:bCs/>
          <w:sz w:val="24"/>
          <w:szCs w:val="24"/>
        </w:rPr>
        <w:t>Title:</w:t>
      </w:r>
      <w:r w:rsidRPr="009019F1">
        <w:rPr>
          <w:rFonts w:ascii="Times New Roman" w:hAnsi="Times New Roman" w:cs="Times New Roman"/>
          <w:sz w:val="24"/>
          <w:szCs w:val="24"/>
        </w:rPr>
        <w:br/>
      </w:r>
      <w:r w:rsidR="00F10855" w:rsidRPr="00F10855">
        <w:rPr>
          <w:rFonts w:ascii="Times New Roman" w:hAnsi="Times New Roman" w:cs="Times New Roman"/>
          <w:b/>
          <w:bCs/>
          <w:sz w:val="24"/>
          <w:szCs w:val="24"/>
        </w:rPr>
        <w:t xml:space="preserve">Emotional Intelligence in Nurse Managers and Its </w:t>
      </w:r>
      <w:r w:rsidR="00F10855">
        <w:rPr>
          <w:rFonts w:ascii="Times New Roman" w:hAnsi="Times New Roman" w:cs="Times New Roman"/>
          <w:b/>
          <w:bCs/>
          <w:sz w:val="24"/>
          <w:szCs w:val="24"/>
        </w:rPr>
        <w:t xml:space="preserve"> </w:t>
      </w:r>
      <w:r w:rsidR="00F10855" w:rsidRPr="00F10855">
        <w:rPr>
          <w:rFonts w:ascii="Times New Roman" w:hAnsi="Times New Roman" w:cs="Times New Roman"/>
          <w:b/>
          <w:bCs/>
          <w:sz w:val="24"/>
          <w:szCs w:val="24"/>
        </w:rPr>
        <w:t>Relationship with Job Satisfaction Among Nurses: A Systematic Review</w:t>
      </w:r>
      <w:r w:rsidR="00E276E5">
        <w:rPr>
          <w:rFonts w:ascii="Times New Roman" w:hAnsi="Times New Roman" w:cs="Times New Roman"/>
          <w:b/>
          <w:bCs/>
          <w:sz w:val="24"/>
          <w:szCs w:val="24"/>
        </w:rPr>
        <w:t>.</w:t>
      </w:r>
      <w:r w:rsidR="00F10855" w:rsidRPr="00F10855">
        <w:rPr>
          <w:rFonts w:ascii="Times New Roman" w:hAnsi="Times New Roman" w:cs="Times New Roman"/>
          <w:b/>
          <w:bCs/>
          <w:sz w:val="24"/>
          <w:szCs w:val="24"/>
        </w:rPr>
        <w:t xml:space="preserve"> </w:t>
      </w:r>
    </w:p>
    <w:p w14:paraId="391EE9D8" w14:textId="289CC44F" w:rsidR="00736BF2" w:rsidRPr="00F10855" w:rsidRDefault="00736BF2" w:rsidP="00F10855">
      <w:pPr>
        <w:rPr>
          <w:rFonts w:ascii="Times New Roman" w:hAnsi="Times New Roman" w:cs="Times New Roman"/>
          <w:b/>
          <w:bCs/>
          <w:sz w:val="24"/>
          <w:szCs w:val="24"/>
        </w:rPr>
      </w:pPr>
      <w:r w:rsidRPr="009019F1">
        <w:rPr>
          <w:rFonts w:ascii="Times New Roman" w:hAnsi="Times New Roman" w:cs="Times New Roman"/>
          <w:b/>
          <w:bCs/>
          <w:sz w:val="24"/>
          <w:szCs w:val="24"/>
        </w:rPr>
        <w:t>Authors:</w:t>
      </w:r>
      <w:r w:rsidRPr="009019F1">
        <w:rPr>
          <w:rFonts w:ascii="Times New Roman" w:hAnsi="Times New Roman" w:cs="Times New Roman"/>
          <w:sz w:val="24"/>
          <w:szCs w:val="24"/>
        </w:rPr>
        <w:br/>
      </w:r>
    </w:p>
    <w:p w14:paraId="71FDE8C5" w14:textId="0A9E3B4B" w:rsidR="00736BF2" w:rsidRPr="009019F1" w:rsidRDefault="00736BF2" w:rsidP="00736BF2">
      <w:pPr>
        <w:rPr>
          <w:rFonts w:ascii="Times New Roman" w:hAnsi="Times New Roman" w:cs="Times New Roman"/>
          <w:sz w:val="24"/>
          <w:szCs w:val="24"/>
        </w:rPr>
      </w:pPr>
      <w:r w:rsidRPr="009019F1">
        <w:rPr>
          <w:rFonts w:ascii="Times New Roman" w:hAnsi="Times New Roman" w:cs="Times New Roman"/>
          <w:b/>
          <w:bCs/>
          <w:sz w:val="24"/>
          <w:szCs w:val="24"/>
        </w:rPr>
        <w:t>Affiliations:</w:t>
      </w:r>
      <w:r w:rsidRPr="009019F1">
        <w:rPr>
          <w:rFonts w:ascii="Times New Roman" w:hAnsi="Times New Roman" w:cs="Times New Roman"/>
          <w:sz w:val="24"/>
          <w:szCs w:val="24"/>
        </w:rPr>
        <w:br/>
      </w:r>
    </w:p>
    <w:p w14:paraId="34D7BD96" w14:textId="068F9E1A" w:rsidR="00736BF2" w:rsidRPr="009019F1" w:rsidRDefault="00736BF2" w:rsidP="00736BF2">
      <w:pPr>
        <w:rPr>
          <w:rFonts w:ascii="Times New Roman" w:hAnsi="Times New Roman" w:cs="Times New Roman"/>
          <w:sz w:val="24"/>
          <w:szCs w:val="24"/>
        </w:rPr>
      </w:pPr>
      <w:r w:rsidRPr="009019F1">
        <w:rPr>
          <w:rFonts w:ascii="Times New Roman" w:hAnsi="Times New Roman" w:cs="Times New Roman"/>
          <w:b/>
          <w:bCs/>
          <w:sz w:val="24"/>
          <w:szCs w:val="24"/>
        </w:rPr>
        <w:t>Corresponding Author:</w:t>
      </w:r>
      <w:r w:rsidRPr="009019F1">
        <w:rPr>
          <w:rFonts w:ascii="Times New Roman" w:hAnsi="Times New Roman" w:cs="Times New Roman"/>
          <w:sz w:val="24"/>
          <w:szCs w:val="24"/>
        </w:rPr>
        <w:br/>
      </w:r>
    </w:p>
    <w:p w14:paraId="5390EC3F" w14:textId="4E2F43DB" w:rsidR="00736BF2" w:rsidRPr="009019F1" w:rsidRDefault="00736BF2" w:rsidP="00736BF2">
      <w:pPr>
        <w:rPr>
          <w:rFonts w:ascii="Times New Roman" w:hAnsi="Times New Roman" w:cs="Times New Roman"/>
          <w:sz w:val="24"/>
          <w:szCs w:val="24"/>
        </w:rPr>
      </w:pPr>
      <w:r w:rsidRPr="009019F1">
        <w:rPr>
          <w:rFonts w:ascii="Times New Roman" w:hAnsi="Times New Roman" w:cs="Times New Roman"/>
          <w:b/>
          <w:bCs/>
          <w:sz w:val="24"/>
          <w:szCs w:val="24"/>
        </w:rPr>
        <w:t>PROSPERO Registration Number:</w:t>
      </w:r>
      <w:r w:rsidRPr="009019F1">
        <w:rPr>
          <w:rFonts w:ascii="Times New Roman" w:hAnsi="Times New Roman" w:cs="Times New Roman"/>
          <w:sz w:val="24"/>
          <w:szCs w:val="24"/>
        </w:rPr>
        <w:br/>
      </w:r>
    </w:p>
    <w:p w14:paraId="66D7B7CC" w14:textId="77777777" w:rsidR="009019F1" w:rsidRDefault="009019F1" w:rsidP="00736BF2">
      <w:pPr>
        <w:rPr>
          <w:rFonts w:ascii="Times New Roman" w:hAnsi="Times New Roman" w:cs="Times New Roman"/>
          <w:b/>
          <w:bCs/>
          <w:sz w:val="24"/>
          <w:szCs w:val="24"/>
        </w:rPr>
      </w:pPr>
    </w:p>
    <w:p w14:paraId="77E257F8" w14:textId="77777777" w:rsidR="009019F1" w:rsidRDefault="009019F1" w:rsidP="00736BF2">
      <w:pPr>
        <w:rPr>
          <w:rFonts w:ascii="Times New Roman" w:hAnsi="Times New Roman" w:cs="Times New Roman"/>
          <w:b/>
          <w:bCs/>
          <w:sz w:val="24"/>
          <w:szCs w:val="24"/>
        </w:rPr>
      </w:pPr>
    </w:p>
    <w:p w14:paraId="12D5027B" w14:textId="77777777" w:rsidR="009019F1" w:rsidRDefault="009019F1" w:rsidP="00736BF2">
      <w:pPr>
        <w:rPr>
          <w:rFonts w:ascii="Times New Roman" w:hAnsi="Times New Roman" w:cs="Times New Roman"/>
          <w:b/>
          <w:bCs/>
          <w:sz w:val="24"/>
          <w:szCs w:val="24"/>
        </w:rPr>
      </w:pPr>
    </w:p>
    <w:p w14:paraId="1DD94610" w14:textId="77777777" w:rsidR="009019F1" w:rsidRDefault="009019F1" w:rsidP="00736BF2">
      <w:pPr>
        <w:rPr>
          <w:rFonts w:ascii="Times New Roman" w:hAnsi="Times New Roman" w:cs="Times New Roman"/>
          <w:b/>
          <w:bCs/>
          <w:sz w:val="24"/>
          <w:szCs w:val="24"/>
        </w:rPr>
      </w:pPr>
    </w:p>
    <w:p w14:paraId="3EEC1AED" w14:textId="77777777" w:rsidR="009019F1" w:rsidRDefault="009019F1" w:rsidP="00736BF2">
      <w:pPr>
        <w:rPr>
          <w:rFonts w:ascii="Times New Roman" w:hAnsi="Times New Roman" w:cs="Times New Roman"/>
          <w:b/>
          <w:bCs/>
          <w:sz w:val="24"/>
          <w:szCs w:val="24"/>
        </w:rPr>
      </w:pPr>
    </w:p>
    <w:p w14:paraId="46C6D47D" w14:textId="77777777" w:rsidR="009019F1" w:rsidRDefault="009019F1" w:rsidP="00736BF2">
      <w:pPr>
        <w:rPr>
          <w:rFonts w:ascii="Times New Roman" w:hAnsi="Times New Roman" w:cs="Times New Roman"/>
          <w:b/>
          <w:bCs/>
          <w:sz w:val="24"/>
          <w:szCs w:val="24"/>
        </w:rPr>
      </w:pPr>
    </w:p>
    <w:p w14:paraId="2D87BDDA" w14:textId="77777777" w:rsidR="009019F1" w:rsidRDefault="009019F1" w:rsidP="00736BF2">
      <w:pPr>
        <w:rPr>
          <w:rFonts w:ascii="Times New Roman" w:hAnsi="Times New Roman" w:cs="Times New Roman"/>
          <w:b/>
          <w:bCs/>
          <w:sz w:val="24"/>
          <w:szCs w:val="24"/>
        </w:rPr>
      </w:pPr>
    </w:p>
    <w:p w14:paraId="30A3984B" w14:textId="77777777" w:rsidR="009019F1" w:rsidRDefault="009019F1" w:rsidP="00736BF2">
      <w:pPr>
        <w:rPr>
          <w:rFonts w:ascii="Times New Roman" w:hAnsi="Times New Roman" w:cs="Times New Roman"/>
          <w:b/>
          <w:bCs/>
          <w:sz w:val="24"/>
          <w:szCs w:val="24"/>
        </w:rPr>
      </w:pPr>
    </w:p>
    <w:p w14:paraId="65B112FD" w14:textId="77777777" w:rsidR="009019F1" w:rsidRDefault="009019F1" w:rsidP="00736BF2">
      <w:pPr>
        <w:rPr>
          <w:rFonts w:ascii="Times New Roman" w:hAnsi="Times New Roman" w:cs="Times New Roman"/>
          <w:b/>
          <w:bCs/>
          <w:sz w:val="24"/>
          <w:szCs w:val="24"/>
        </w:rPr>
      </w:pPr>
    </w:p>
    <w:p w14:paraId="0B2A5362" w14:textId="77777777" w:rsidR="009019F1" w:rsidRDefault="009019F1" w:rsidP="00736BF2">
      <w:pPr>
        <w:rPr>
          <w:rFonts w:ascii="Times New Roman" w:hAnsi="Times New Roman" w:cs="Times New Roman"/>
          <w:b/>
          <w:bCs/>
          <w:sz w:val="24"/>
          <w:szCs w:val="24"/>
        </w:rPr>
      </w:pPr>
    </w:p>
    <w:p w14:paraId="76DAA00E" w14:textId="77777777" w:rsidR="009019F1" w:rsidRDefault="009019F1" w:rsidP="00736BF2">
      <w:pPr>
        <w:rPr>
          <w:rFonts w:ascii="Times New Roman" w:hAnsi="Times New Roman" w:cs="Times New Roman"/>
          <w:b/>
          <w:bCs/>
          <w:sz w:val="24"/>
          <w:szCs w:val="24"/>
        </w:rPr>
      </w:pPr>
    </w:p>
    <w:p w14:paraId="43124BAB" w14:textId="77777777" w:rsidR="009019F1" w:rsidRDefault="009019F1" w:rsidP="00736BF2">
      <w:pPr>
        <w:rPr>
          <w:rFonts w:ascii="Times New Roman" w:hAnsi="Times New Roman" w:cs="Times New Roman"/>
          <w:b/>
          <w:bCs/>
          <w:sz w:val="24"/>
          <w:szCs w:val="24"/>
        </w:rPr>
      </w:pPr>
    </w:p>
    <w:p w14:paraId="503C0BC0" w14:textId="77777777" w:rsidR="009019F1" w:rsidRDefault="009019F1" w:rsidP="00736BF2">
      <w:pPr>
        <w:rPr>
          <w:rFonts w:ascii="Times New Roman" w:hAnsi="Times New Roman" w:cs="Times New Roman"/>
          <w:b/>
          <w:bCs/>
          <w:sz w:val="24"/>
          <w:szCs w:val="24"/>
        </w:rPr>
      </w:pPr>
    </w:p>
    <w:p w14:paraId="30FA2331" w14:textId="77777777" w:rsidR="009019F1" w:rsidRDefault="009019F1" w:rsidP="00736BF2">
      <w:pPr>
        <w:rPr>
          <w:rFonts w:ascii="Times New Roman" w:hAnsi="Times New Roman" w:cs="Times New Roman"/>
          <w:b/>
          <w:bCs/>
          <w:sz w:val="24"/>
          <w:szCs w:val="24"/>
        </w:rPr>
      </w:pPr>
    </w:p>
    <w:p w14:paraId="29C1FE02" w14:textId="77777777" w:rsidR="009019F1" w:rsidRDefault="009019F1" w:rsidP="00736BF2">
      <w:pPr>
        <w:rPr>
          <w:rFonts w:ascii="Times New Roman" w:hAnsi="Times New Roman" w:cs="Times New Roman"/>
          <w:b/>
          <w:bCs/>
          <w:sz w:val="24"/>
          <w:szCs w:val="24"/>
        </w:rPr>
      </w:pPr>
    </w:p>
    <w:p w14:paraId="636FCA5C" w14:textId="77777777" w:rsidR="009019F1" w:rsidRDefault="009019F1" w:rsidP="00736BF2">
      <w:pPr>
        <w:rPr>
          <w:rFonts w:ascii="Times New Roman" w:hAnsi="Times New Roman" w:cs="Times New Roman"/>
          <w:b/>
          <w:bCs/>
          <w:sz w:val="24"/>
          <w:szCs w:val="24"/>
        </w:rPr>
      </w:pPr>
    </w:p>
    <w:p w14:paraId="3A3F3D1B" w14:textId="77777777" w:rsidR="009019F1" w:rsidRDefault="009019F1" w:rsidP="00736BF2">
      <w:pPr>
        <w:rPr>
          <w:rFonts w:ascii="Times New Roman" w:hAnsi="Times New Roman" w:cs="Times New Roman"/>
          <w:b/>
          <w:bCs/>
          <w:sz w:val="24"/>
          <w:szCs w:val="24"/>
        </w:rPr>
      </w:pPr>
    </w:p>
    <w:p w14:paraId="5FAC36D9" w14:textId="77777777" w:rsidR="009019F1" w:rsidRDefault="009019F1" w:rsidP="00736BF2">
      <w:pPr>
        <w:rPr>
          <w:rFonts w:ascii="Times New Roman" w:hAnsi="Times New Roman" w:cs="Times New Roman"/>
          <w:b/>
          <w:bCs/>
          <w:sz w:val="24"/>
          <w:szCs w:val="24"/>
        </w:rPr>
      </w:pPr>
    </w:p>
    <w:p w14:paraId="44A12D86" w14:textId="77777777" w:rsidR="009019F1" w:rsidRDefault="009019F1" w:rsidP="00736BF2">
      <w:pPr>
        <w:rPr>
          <w:rFonts w:ascii="Times New Roman" w:hAnsi="Times New Roman" w:cs="Times New Roman"/>
          <w:b/>
          <w:bCs/>
          <w:sz w:val="24"/>
          <w:szCs w:val="24"/>
        </w:rPr>
      </w:pPr>
    </w:p>
    <w:p w14:paraId="4E4A3E50" w14:textId="77777777" w:rsidR="009019F1" w:rsidRDefault="009019F1" w:rsidP="00736BF2">
      <w:pPr>
        <w:rPr>
          <w:rFonts w:ascii="Times New Roman" w:hAnsi="Times New Roman" w:cs="Times New Roman"/>
          <w:b/>
          <w:bCs/>
          <w:sz w:val="24"/>
          <w:szCs w:val="24"/>
        </w:rPr>
      </w:pPr>
    </w:p>
    <w:p w14:paraId="2FB03D12" w14:textId="77777777" w:rsidR="009019F1" w:rsidRDefault="009019F1" w:rsidP="00736BF2">
      <w:pPr>
        <w:rPr>
          <w:rFonts w:ascii="Times New Roman" w:hAnsi="Times New Roman" w:cs="Times New Roman"/>
          <w:b/>
          <w:bCs/>
          <w:sz w:val="24"/>
          <w:szCs w:val="24"/>
        </w:rPr>
      </w:pPr>
    </w:p>
    <w:p w14:paraId="7FB436B9" w14:textId="3FA457B6" w:rsidR="002E0ABC" w:rsidRDefault="002E0ABC" w:rsidP="002E0ABC">
      <w:pPr>
        <w:spacing w:before="100" w:beforeAutospacing="1" w:after="100" w:afterAutospacing="1" w:line="240" w:lineRule="auto"/>
        <w:rPr>
          <w:rFonts w:ascii="Times New Roman" w:eastAsia="Times New Roman" w:hAnsi="Times New Roman" w:cs="Times New Roman"/>
          <w:b/>
          <w:bCs/>
          <w:sz w:val="24"/>
          <w:szCs w:val="24"/>
          <w:lang w:eastAsia="en-IN"/>
        </w:rPr>
      </w:pPr>
    </w:p>
    <w:p w14:paraId="1EC5A860" w14:textId="2E5272A5" w:rsidR="002E0ABC" w:rsidRDefault="002E0ABC" w:rsidP="002E0ABC">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ABSTRACT</w:t>
      </w:r>
    </w:p>
    <w:p w14:paraId="56EC2669" w14:textId="6E3844CC" w:rsidR="002E0ABC" w:rsidRPr="002E0ABC" w:rsidRDefault="002E0ABC" w:rsidP="002E0AB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E0ABC">
        <w:rPr>
          <w:rFonts w:ascii="Times New Roman" w:eastAsia="Times New Roman" w:hAnsi="Times New Roman" w:cs="Times New Roman"/>
          <w:b/>
          <w:bCs/>
          <w:sz w:val="24"/>
          <w:szCs w:val="24"/>
          <w:lang w:eastAsia="en-IN"/>
        </w:rPr>
        <w:t>Background:</w:t>
      </w:r>
      <w:r w:rsidRPr="002E0ABC">
        <w:rPr>
          <w:rFonts w:ascii="Times New Roman" w:eastAsia="Times New Roman" w:hAnsi="Times New Roman" w:cs="Times New Roman"/>
          <w:sz w:val="24"/>
          <w:szCs w:val="24"/>
          <w:lang w:eastAsia="en-IN"/>
        </w:rPr>
        <w:br/>
        <w:t>Nurse managers substantially influence clinical environments and workforce stability. Emotional intelligence (EI) has been identified as an important leadership competency that may impact staff nurse job satisfaction; however, empirical evidence directly examining this association remains limited.</w:t>
      </w:r>
    </w:p>
    <w:p w14:paraId="3C8A7B83" w14:textId="6B8EEC4A" w:rsidR="002E0ABC" w:rsidRPr="002E0ABC" w:rsidRDefault="002E0ABC" w:rsidP="002E0AB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E0ABC">
        <w:rPr>
          <w:rFonts w:ascii="Times New Roman" w:eastAsia="Times New Roman" w:hAnsi="Times New Roman" w:cs="Times New Roman"/>
          <w:b/>
          <w:bCs/>
          <w:sz w:val="24"/>
          <w:szCs w:val="24"/>
          <w:lang w:eastAsia="en-IN"/>
        </w:rPr>
        <w:t>Aims:</w:t>
      </w:r>
      <w:r w:rsidRPr="002E0ABC">
        <w:rPr>
          <w:rFonts w:ascii="Times New Roman" w:eastAsia="Times New Roman" w:hAnsi="Times New Roman" w:cs="Times New Roman"/>
          <w:sz w:val="24"/>
          <w:szCs w:val="24"/>
          <w:lang w:eastAsia="en-IN"/>
        </w:rPr>
        <w:br/>
        <w:t xml:space="preserve">To systematically review </w:t>
      </w:r>
      <w:del w:id="3" w:author="Sukhpal Trehan" w:date="2026-05-10T22:59:00Z" w16du:dateUtc="2026-05-10T17:29:00Z">
        <w:r w:rsidRPr="002E0ABC" w:rsidDel="00EE4F5A">
          <w:rPr>
            <w:rFonts w:ascii="Times New Roman" w:eastAsia="Times New Roman" w:hAnsi="Times New Roman" w:cs="Times New Roman"/>
            <w:sz w:val="24"/>
            <w:szCs w:val="24"/>
            <w:lang w:eastAsia="en-IN"/>
          </w:rPr>
          <w:delText xml:space="preserve">and, where possible, meta-analyse the association (using correlation coefficients, </w:delText>
        </w:r>
        <w:r w:rsidRPr="002E0ABC" w:rsidDel="00EE4F5A">
          <w:rPr>
            <w:rFonts w:ascii="Times New Roman" w:eastAsia="Times New Roman" w:hAnsi="Times New Roman" w:cs="Times New Roman"/>
            <w:i/>
            <w:iCs/>
            <w:sz w:val="24"/>
            <w:szCs w:val="24"/>
            <w:lang w:eastAsia="en-IN"/>
          </w:rPr>
          <w:delText>r</w:delText>
        </w:r>
        <w:r w:rsidRPr="002E0ABC" w:rsidDel="00EE4F5A">
          <w:rPr>
            <w:rFonts w:ascii="Times New Roman" w:eastAsia="Times New Roman" w:hAnsi="Times New Roman" w:cs="Times New Roman"/>
            <w:sz w:val="24"/>
            <w:szCs w:val="24"/>
            <w:lang w:eastAsia="en-IN"/>
          </w:rPr>
          <w:delText xml:space="preserve">) between </w:delText>
        </w:r>
      </w:del>
      <w:r w:rsidRPr="002E0ABC">
        <w:rPr>
          <w:rFonts w:ascii="Times New Roman" w:eastAsia="Times New Roman" w:hAnsi="Times New Roman" w:cs="Times New Roman"/>
          <w:sz w:val="24"/>
          <w:szCs w:val="24"/>
          <w:lang w:eastAsia="en-IN"/>
        </w:rPr>
        <w:t xml:space="preserve">nurse managers’ emotional intelligence and </w:t>
      </w:r>
      <w:del w:id="4" w:author="Sukhpal Trehan" w:date="2026-05-10T23:00:00Z" w16du:dateUtc="2026-05-10T17:30:00Z">
        <w:r w:rsidRPr="002E0ABC" w:rsidDel="00EE4F5A">
          <w:rPr>
            <w:rFonts w:ascii="Times New Roman" w:eastAsia="Times New Roman" w:hAnsi="Times New Roman" w:cs="Times New Roman"/>
            <w:sz w:val="24"/>
            <w:szCs w:val="24"/>
            <w:lang w:eastAsia="en-IN"/>
          </w:rPr>
          <w:delText>s</w:delText>
        </w:r>
      </w:del>
      <w:ins w:id="5" w:author="Sukhpal Trehan" w:date="2026-05-10T23:00:00Z" w16du:dateUtc="2026-05-10T17:30:00Z">
        <w:r w:rsidR="00EE4F5A">
          <w:rPr>
            <w:rFonts w:ascii="Times New Roman" w:eastAsia="Times New Roman" w:hAnsi="Times New Roman" w:cs="Times New Roman"/>
            <w:sz w:val="24"/>
            <w:szCs w:val="24"/>
            <w:lang w:eastAsia="en-IN"/>
          </w:rPr>
          <w:t xml:space="preserve"> i</w:t>
        </w:r>
        <w:r w:rsidR="00EE4F5A" w:rsidRPr="00F10855">
          <w:rPr>
            <w:rFonts w:ascii="Times New Roman" w:hAnsi="Times New Roman" w:cs="Times New Roman"/>
            <w:b/>
            <w:bCs/>
            <w:sz w:val="24"/>
            <w:szCs w:val="24"/>
          </w:rPr>
          <w:t xml:space="preserve">ts </w:t>
        </w:r>
        <w:r w:rsidR="00EE4F5A">
          <w:rPr>
            <w:rFonts w:ascii="Times New Roman" w:hAnsi="Times New Roman" w:cs="Times New Roman"/>
            <w:b/>
            <w:bCs/>
            <w:sz w:val="24"/>
            <w:szCs w:val="24"/>
          </w:rPr>
          <w:t>r</w:t>
        </w:r>
        <w:r w:rsidR="00EE4F5A" w:rsidRPr="00F10855">
          <w:rPr>
            <w:rFonts w:ascii="Times New Roman" w:hAnsi="Times New Roman" w:cs="Times New Roman"/>
            <w:b/>
            <w:bCs/>
            <w:sz w:val="24"/>
            <w:szCs w:val="24"/>
          </w:rPr>
          <w:t xml:space="preserve">elationship with </w:t>
        </w:r>
      </w:ins>
      <w:del w:id="6" w:author="Sukhpal Trehan" w:date="2026-05-10T23:00:00Z" w16du:dateUtc="2026-05-10T17:30:00Z">
        <w:r w:rsidRPr="002E0ABC" w:rsidDel="00EE4F5A">
          <w:rPr>
            <w:rFonts w:ascii="Times New Roman" w:eastAsia="Times New Roman" w:hAnsi="Times New Roman" w:cs="Times New Roman"/>
            <w:sz w:val="24"/>
            <w:szCs w:val="24"/>
            <w:lang w:eastAsia="en-IN"/>
          </w:rPr>
          <w:delText>taf</w:delText>
        </w:r>
      </w:del>
      <w:del w:id="7" w:author="Sukhpal Trehan" w:date="2026-05-10T23:01:00Z" w16du:dateUtc="2026-05-10T17:31:00Z">
        <w:r w:rsidRPr="002E0ABC" w:rsidDel="00EE4F5A">
          <w:rPr>
            <w:rFonts w:ascii="Times New Roman" w:eastAsia="Times New Roman" w:hAnsi="Times New Roman" w:cs="Times New Roman"/>
            <w:sz w:val="24"/>
            <w:szCs w:val="24"/>
            <w:lang w:eastAsia="en-IN"/>
          </w:rPr>
          <w:delText>f nurse</w:delText>
        </w:r>
      </w:del>
      <w:r w:rsidRPr="002E0ABC">
        <w:rPr>
          <w:rFonts w:ascii="Times New Roman" w:eastAsia="Times New Roman" w:hAnsi="Times New Roman" w:cs="Times New Roman"/>
          <w:sz w:val="24"/>
          <w:szCs w:val="24"/>
          <w:lang w:eastAsia="en-IN"/>
        </w:rPr>
        <w:t xml:space="preserve"> job satisfaction in healthcare settings.</w:t>
      </w:r>
    </w:p>
    <w:p w14:paraId="27B1239D" w14:textId="667AD51D" w:rsidR="002E0ABC" w:rsidRPr="002E0ABC" w:rsidRDefault="002E0ABC" w:rsidP="002E0ABC">
      <w:pPr>
        <w:spacing w:before="100" w:beforeAutospacing="1" w:after="100" w:afterAutospacing="1" w:line="240" w:lineRule="auto"/>
        <w:rPr>
          <w:rFonts w:ascii="Times New Roman" w:eastAsia="Times New Roman" w:hAnsi="Times New Roman" w:cs="Times New Roman"/>
          <w:sz w:val="24"/>
          <w:szCs w:val="24"/>
          <w:lang w:eastAsia="en-IN"/>
        </w:rPr>
      </w:pPr>
      <w:r w:rsidRPr="002E0ABC">
        <w:rPr>
          <w:rFonts w:ascii="Times New Roman" w:eastAsia="Times New Roman" w:hAnsi="Times New Roman" w:cs="Times New Roman"/>
          <w:b/>
          <w:bCs/>
          <w:sz w:val="24"/>
          <w:szCs w:val="24"/>
          <w:lang w:eastAsia="en-IN"/>
        </w:rPr>
        <w:t>Design:</w:t>
      </w:r>
      <w:r w:rsidRPr="002E0ABC">
        <w:rPr>
          <w:rFonts w:ascii="Times New Roman" w:eastAsia="Times New Roman" w:hAnsi="Times New Roman" w:cs="Times New Roman"/>
          <w:sz w:val="24"/>
          <w:szCs w:val="24"/>
          <w:lang w:eastAsia="en-IN"/>
        </w:rPr>
        <w:br/>
        <w:t xml:space="preserve">Systematic review </w:t>
      </w:r>
    </w:p>
    <w:p w14:paraId="51AFFB67" w14:textId="11BF41DE" w:rsidR="002E0ABC" w:rsidRPr="002E0ABC" w:rsidRDefault="002E0ABC" w:rsidP="002E0AB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E0ABC">
        <w:rPr>
          <w:rFonts w:ascii="Times New Roman" w:eastAsia="Times New Roman" w:hAnsi="Times New Roman" w:cs="Times New Roman"/>
          <w:b/>
          <w:bCs/>
          <w:sz w:val="24"/>
          <w:szCs w:val="24"/>
          <w:lang w:eastAsia="en-IN"/>
        </w:rPr>
        <w:t>Methods:</w:t>
      </w:r>
      <w:r w:rsidRPr="002E0ABC">
        <w:rPr>
          <w:rFonts w:ascii="Times New Roman" w:eastAsia="Times New Roman" w:hAnsi="Times New Roman" w:cs="Times New Roman"/>
          <w:sz w:val="24"/>
          <w:szCs w:val="24"/>
          <w:lang w:eastAsia="en-IN"/>
        </w:rPr>
        <w:br/>
        <w:t xml:space="preserve">A systematic search of PubMed and Scopus </w:t>
      </w:r>
      <w:ins w:id="8" w:author="Sukhpal Trehan" w:date="2026-05-10T23:01:00Z" w16du:dateUtc="2026-05-10T17:31:00Z">
        <w:r w:rsidR="00EE4F5A">
          <w:rPr>
            <w:rFonts w:ascii="Times New Roman" w:eastAsia="Times New Roman" w:hAnsi="Times New Roman" w:cs="Times New Roman"/>
            <w:sz w:val="24"/>
            <w:szCs w:val="24"/>
            <w:lang w:eastAsia="en-IN"/>
          </w:rPr>
          <w:t xml:space="preserve">why only two? </w:t>
        </w:r>
      </w:ins>
      <w:r w:rsidRPr="002E0ABC">
        <w:rPr>
          <w:rFonts w:ascii="Times New Roman" w:eastAsia="Times New Roman" w:hAnsi="Times New Roman" w:cs="Times New Roman"/>
          <w:sz w:val="24"/>
          <w:szCs w:val="24"/>
          <w:lang w:eastAsia="en-IN"/>
        </w:rPr>
        <w:t xml:space="preserve">was conducted without date restrictions and limited to English-language publications. Eligible studies employed observational quantitative designs assessing associations between nurse manager EI (exposure) and staff nurse job satisfaction (outcome). Screening was completed in Rayyan on 21 January 2026. Two reviewers independently verified study selection and data extraction. Risk of bias was evaluated using the Newcastle–Ottawa Scale (NOS). Due to insufficient comparable data for pooling, findings were synthesized narratively. Certainty of evidence using GRADE was not feasible due to </w:t>
      </w:r>
      <w:ins w:id="9" w:author="Sukhpal Trehan" w:date="2026-05-10T23:02:00Z" w16du:dateUtc="2026-05-10T17:32:00Z">
        <w:r w:rsidR="00EE4F5A">
          <w:rPr>
            <w:rFonts w:ascii="Times New Roman" w:eastAsia="Times New Roman" w:hAnsi="Times New Roman" w:cs="Times New Roman"/>
            <w:sz w:val="24"/>
            <w:szCs w:val="24"/>
            <w:lang w:eastAsia="en-IN"/>
          </w:rPr>
          <w:t xml:space="preserve">the </w:t>
        </w:r>
      </w:ins>
      <w:r w:rsidRPr="002E0ABC">
        <w:rPr>
          <w:rFonts w:ascii="Times New Roman" w:eastAsia="Times New Roman" w:hAnsi="Times New Roman" w:cs="Times New Roman"/>
          <w:sz w:val="24"/>
          <w:szCs w:val="24"/>
          <w:lang w:eastAsia="en-IN"/>
        </w:rPr>
        <w:t>inclusion of a single observational study without pooled effect estimates.</w:t>
      </w:r>
    </w:p>
    <w:p w14:paraId="49F3D97C" w14:textId="504C98C9" w:rsidR="00764A63" w:rsidRPr="00764A63" w:rsidRDefault="00764A63" w:rsidP="00764A63">
      <w:pPr>
        <w:spacing w:before="100" w:beforeAutospacing="1" w:after="100" w:afterAutospacing="1" w:line="240" w:lineRule="auto"/>
        <w:jc w:val="both"/>
        <w:rPr>
          <w:rFonts w:ascii="Times New Roman" w:hAnsi="Times New Roman" w:cs="Times New Roman"/>
          <w:sz w:val="24"/>
          <w:szCs w:val="24"/>
        </w:rPr>
      </w:pPr>
      <w:r w:rsidRPr="00764A63">
        <w:rPr>
          <w:rFonts w:ascii="Times New Roman" w:hAnsi="Times New Roman" w:cs="Times New Roman"/>
          <w:b/>
          <w:bCs/>
          <w:sz w:val="24"/>
          <w:szCs w:val="24"/>
        </w:rPr>
        <w:t>Results:</w:t>
      </w:r>
      <w:r w:rsidRPr="00764A63">
        <w:rPr>
          <w:rFonts w:ascii="Times New Roman" w:hAnsi="Times New Roman" w:cs="Times New Roman"/>
          <w:sz w:val="24"/>
          <w:szCs w:val="24"/>
        </w:rPr>
        <w:br/>
        <w:t xml:space="preserve">Two full-text articles were evaluated; </w:t>
      </w:r>
      <w:r>
        <w:rPr>
          <w:rFonts w:ascii="Times New Roman" w:hAnsi="Times New Roman" w:cs="Times New Roman"/>
          <w:sz w:val="24"/>
          <w:szCs w:val="24"/>
        </w:rPr>
        <w:t>one</w:t>
      </w:r>
      <w:r w:rsidRPr="00764A63">
        <w:rPr>
          <w:rFonts w:ascii="Times New Roman" w:hAnsi="Times New Roman" w:cs="Times New Roman"/>
          <w:sz w:val="24"/>
          <w:szCs w:val="24"/>
        </w:rPr>
        <w:t xml:space="preserve"> met the eligibility criteria and was included. Meta-analysis was not possible due to </w:t>
      </w:r>
      <w:r>
        <w:rPr>
          <w:rFonts w:ascii="Times New Roman" w:hAnsi="Times New Roman" w:cs="Times New Roman"/>
          <w:sz w:val="24"/>
          <w:szCs w:val="24"/>
        </w:rPr>
        <w:t>insufficient</w:t>
      </w:r>
      <w:r w:rsidRPr="00764A63">
        <w:rPr>
          <w:rFonts w:ascii="Times New Roman" w:hAnsi="Times New Roman" w:cs="Times New Roman"/>
          <w:sz w:val="24"/>
          <w:szCs w:val="24"/>
        </w:rPr>
        <w:t xml:space="preserve"> comparable data. The included cross-sectional correlation study used verified tools for both EI and job satisfaction. No statistically significant direct relationship was found between overall EI score and job satisfaction. However, managerial support and relational leadership behavio</w:t>
      </w:r>
      <w:r>
        <w:rPr>
          <w:rFonts w:ascii="Times New Roman" w:hAnsi="Times New Roman" w:cs="Times New Roman"/>
          <w:sz w:val="24"/>
          <w:szCs w:val="24"/>
        </w:rPr>
        <w:t>u</w:t>
      </w:r>
      <w:r w:rsidRPr="00764A63">
        <w:rPr>
          <w:rFonts w:ascii="Times New Roman" w:hAnsi="Times New Roman" w:cs="Times New Roman"/>
          <w:sz w:val="24"/>
          <w:szCs w:val="24"/>
        </w:rPr>
        <w:t xml:space="preserve">rs were positively associated with job satisfaction, </w:t>
      </w:r>
      <w:r>
        <w:rPr>
          <w:rFonts w:ascii="Times New Roman" w:hAnsi="Times New Roman" w:cs="Times New Roman"/>
          <w:sz w:val="24"/>
          <w:szCs w:val="24"/>
        </w:rPr>
        <w:t>sugges</w:t>
      </w:r>
      <w:r w:rsidRPr="00764A63">
        <w:rPr>
          <w:rFonts w:ascii="Times New Roman" w:hAnsi="Times New Roman" w:cs="Times New Roman"/>
          <w:sz w:val="24"/>
          <w:szCs w:val="24"/>
        </w:rPr>
        <w:t>ting possible indirect pathways between EI and Satisfaction</w:t>
      </w:r>
      <w:r>
        <w:rPr>
          <w:rFonts w:ascii="Times New Roman" w:hAnsi="Times New Roman" w:cs="Times New Roman"/>
          <w:sz w:val="24"/>
          <w:szCs w:val="24"/>
        </w:rPr>
        <w:t xml:space="preserve"> </w:t>
      </w:r>
      <w:r w:rsidRPr="00764A63">
        <w:rPr>
          <w:rFonts w:ascii="Times New Roman" w:hAnsi="Times New Roman" w:cs="Times New Roman"/>
          <w:sz w:val="24"/>
          <w:szCs w:val="24"/>
        </w:rPr>
        <w:t>outcomes.</w:t>
      </w:r>
      <w:r w:rsidRPr="00764A63">
        <w:rPr>
          <w:rFonts w:ascii="Times New Roman" w:hAnsi="Times New Roman" w:cs="Times New Roman"/>
          <w:sz w:val="24"/>
          <w:szCs w:val="24"/>
        </w:rPr>
        <w:br/>
      </w:r>
      <w:r w:rsidRPr="00764A63">
        <w:rPr>
          <w:rFonts w:ascii="Times New Roman" w:hAnsi="Times New Roman" w:cs="Times New Roman"/>
          <w:sz w:val="24"/>
          <w:szCs w:val="24"/>
        </w:rPr>
        <w:br/>
      </w:r>
      <w:r w:rsidRPr="00764A63">
        <w:rPr>
          <w:rFonts w:ascii="Times New Roman" w:hAnsi="Times New Roman" w:cs="Times New Roman"/>
          <w:b/>
          <w:bCs/>
          <w:sz w:val="24"/>
          <w:szCs w:val="24"/>
        </w:rPr>
        <w:t>Conclusions:</w:t>
      </w:r>
      <w:r w:rsidRPr="00764A63">
        <w:rPr>
          <w:rFonts w:ascii="Times New Roman" w:hAnsi="Times New Roman" w:cs="Times New Roman"/>
          <w:sz w:val="24"/>
          <w:szCs w:val="24"/>
        </w:rPr>
        <w:br/>
        <w:t xml:space="preserve">Direct empirical evidence </w:t>
      </w:r>
      <w:r>
        <w:rPr>
          <w:rFonts w:ascii="Times New Roman" w:hAnsi="Times New Roman" w:cs="Times New Roman"/>
          <w:sz w:val="24"/>
          <w:szCs w:val="24"/>
        </w:rPr>
        <w:t xml:space="preserve">on the relationship </w:t>
      </w:r>
      <w:r w:rsidRPr="00764A63">
        <w:rPr>
          <w:rFonts w:ascii="Times New Roman" w:hAnsi="Times New Roman" w:cs="Times New Roman"/>
          <w:sz w:val="24"/>
          <w:szCs w:val="24"/>
        </w:rPr>
        <w:t xml:space="preserve">between </w:t>
      </w:r>
      <w:r>
        <w:rPr>
          <w:rFonts w:ascii="Times New Roman" w:hAnsi="Times New Roman" w:cs="Times New Roman"/>
          <w:sz w:val="24"/>
          <w:szCs w:val="24"/>
        </w:rPr>
        <w:t xml:space="preserve">the </w:t>
      </w:r>
      <w:r w:rsidRPr="00764A63">
        <w:rPr>
          <w:rFonts w:ascii="Times New Roman" w:hAnsi="Times New Roman" w:cs="Times New Roman"/>
          <w:sz w:val="24"/>
          <w:szCs w:val="24"/>
        </w:rPr>
        <w:t xml:space="preserve">nurse manager's EI and staff nurses' job satisfaction </w:t>
      </w:r>
      <w:r>
        <w:rPr>
          <w:rFonts w:ascii="Times New Roman" w:hAnsi="Times New Roman" w:cs="Times New Roman"/>
          <w:sz w:val="24"/>
          <w:szCs w:val="24"/>
        </w:rPr>
        <w:t>remains</w:t>
      </w:r>
      <w:r w:rsidRPr="00764A63">
        <w:rPr>
          <w:rFonts w:ascii="Times New Roman" w:hAnsi="Times New Roman" w:cs="Times New Roman"/>
          <w:sz w:val="24"/>
          <w:szCs w:val="24"/>
        </w:rPr>
        <w:t xml:space="preserve"> extremely limited. The findings indicate that EI can indirectly influence job satisfaction through relational leadership competencies and supportive managerial behaviours. Multi-focused, longitudinal studies are needed to elucidate causal mechanisms and inform leadership development and workforce policies, with appropriate adjustments for confounders.</w:t>
      </w:r>
    </w:p>
    <w:p w14:paraId="499DA5EC" w14:textId="506AA679" w:rsidR="002E0ABC" w:rsidRPr="002E0ABC" w:rsidRDefault="002E0ABC" w:rsidP="002E0ABC">
      <w:pPr>
        <w:spacing w:before="100" w:beforeAutospacing="1" w:after="100" w:afterAutospacing="1" w:line="240" w:lineRule="auto"/>
        <w:rPr>
          <w:rFonts w:ascii="Times New Roman" w:eastAsia="Times New Roman" w:hAnsi="Times New Roman" w:cs="Times New Roman"/>
          <w:sz w:val="24"/>
          <w:szCs w:val="24"/>
          <w:lang w:eastAsia="en-IN"/>
        </w:rPr>
      </w:pPr>
      <w:r w:rsidRPr="002E0ABC">
        <w:rPr>
          <w:rFonts w:ascii="Times New Roman" w:eastAsia="Times New Roman" w:hAnsi="Times New Roman" w:cs="Times New Roman"/>
          <w:b/>
          <w:bCs/>
          <w:sz w:val="24"/>
          <w:szCs w:val="24"/>
          <w:lang w:eastAsia="en-IN"/>
        </w:rPr>
        <w:t>PROSPERO registration:</w:t>
      </w:r>
      <w:r w:rsidRPr="002E0ABC">
        <w:rPr>
          <w:rFonts w:ascii="Times New Roman" w:eastAsia="Times New Roman" w:hAnsi="Times New Roman" w:cs="Times New Roman"/>
          <w:sz w:val="24"/>
          <w:szCs w:val="24"/>
          <w:lang w:eastAsia="en-IN"/>
        </w:rPr>
        <w:br/>
      </w:r>
    </w:p>
    <w:p w14:paraId="75D175E6" w14:textId="3B18200E" w:rsidR="009019F1" w:rsidRDefault="00046D8F" w:rsidP="00736BF2">
      <w:pPr>
        <w:rPr>
          <w:rFonts w:ascii="Times New Roman" w:hAnsi="Times New Roman" w:cs="Times New Roman"/>
          <w:sz w:val="24"/>
          <w:szCs w:val="24"/>
        </w:rPr>
      </w:pPr>
      <w:r w:rsidRPr="00046D8F">
        <w:rPr>
          <w:rFonts w:ascii="Times New Roman" w:hAnsi="Times New Roman" w:cs="Times New Roman"/>
          <w:b/>
          <w:bCs/>
          <w:sz w:val="24"/>
          <w:szCs w:val="24"/>
        </w:rPr>
        <w:t>Keywords:</w:t>
      </w:r>
      <w:r w:rsidRPr="00046D8F">
        <w:rPr>
          <w:rFonts w:ascii="Times New Roman" w:hAnsi="Times New Roman" w:cs="Times New Roman"/>
          <w:sz w:val="24"/>
          <w:szCs w:val="24"/>
        </w:rPr>
        <w:t xml:space="preserve"> Nurse Manager Emotional Intelligence; Staff Nurse Job Satisfaction; Nursing Leadership; Workforce Outcomes; Systematic Review; Relational Leadership</w:t>
      </w:r>
    </w:p>
    <w:p w14:paraId="746CB8E0" w14:textId="09FD6D2D" w:rsidR="009019F1" w:rsidRDefault="009019F1" w:rsidP="00736BF2">
      <w:pPr>
        <w:rPr>
          <w:rFonts w:ascii="Times New Roman" w:hAnsi="Times New Roman" w:cs="Times New Roman"/>
          <w:sz w:val="24"/>
          <w:szCs w:val="24"/>
        </w:rPr>
      </w:pPr>
    </w:p>
    <w:p w14:paraId="5A521E4E" w14:textId="1B6170B4" w:rsidR="009019F1" w:rsidRDefault="009019F1" w:rsidP="00736BF2">
      <w:pPr>
        <w:rPr>
          <w:rFonts w:ascii="Times New Roman" w:hAnsi="Times New Roman" w:cs="Times New Roman"/>
          <w:sz w:val="24"/>
          <w:szCs w:val="24"/>
        </w:rPr>
      </w:pPr>
    </w:p>
    <w:p w14:paraId="042D5F1E" w14:textId="77777777" w:rsidR="009019F1" w:rsidRPr="009019F1" w:rsidRDefault="009019F1" w:rsidP="00736BF2">
      <w:pPr>
        <w:rPr>
          <w:rFonts w:ascii="Times New Roman" w:hAnsi="Times New Roman" w:cs="Times New Roman"/>
          <w:sz w:val="24"/>
          <w:szCs w:val="24"/>
        </w:rPr>
      </w:pPr>
    </w:p>
    <w:p w14:paraId="5EB1334D" w14:textId="77777777" w:rsidR="00A63B87" w:rsidRDefault="00A63B87" w:rsidP="00736BF2">
      <w:pPr>
        <w:spacing w:before="100" w:beforeAutospacing="1" w:after="100" w:afterAutospacing="1" w:line="240" w:lineRule="auto"/>
        <w:rPr>
          <w:rFonts w:ascii="Times New Roman" w:eastAsia="Times New Roman" w:hAnsi="Times New Roman" w:cs="Times New Roman"/>
          <w:b/>
          <w:bCs/>
          <w:sz w:val="24"/>
          <w:szCs w:val="24"/>
          <w:lang w:eastAsia="en-IN"/>
        </w:rPr>
      </w:pPr>
    </w:p>
    <w:p w14:paraId="5EDAE4B9" w14:textId="014F6A64" w:rsidR="00736BF2" w:rsidRPr="009019F1" w:rsidRDefault="00736BF2" w:rsidP="00736BF2">
      <w:pPr>
        <w:spacing w:before="100" w:beforeAutospacing="1" w:after="100" w:afterAutospacing="1" w:line="240" w:lineRule="auto"/>
        <w:rPr>
          <w:rFonts w:ascii="Times New Roman" w:eastAsia="Times New Roman" w:hAnsi="Times New Roman" w:cs="Times New Roman"/>
          <w:b/>
          <w:bCs/>
          <w:sz w:val="24"/>
          <w:szCs w:val="24"/>
          <w:lang w:eastAsia="en-IN"/>
        </w:rPr>
      </w:pPr>
      <w:r w:rsidRPr="009019F1">
        <w:rPr>
          <w:rFonts w:ascii="Times New Roman" w:eastAsia="Times New Roman" w:hAnsi="Times New Roman" w:cs="Times New Roman"/>
          <w:b/>
          <w:bCs/>
          <w:sz w:val="24"/>
          <w:szCs w:val="24"/>
          <w:lang w:eastAsia="en-IN"/>
        </w:rPr>
        <w:t>1. INTRODUCTION</w:t>
      </w:r>
    </w:p>
    <w:p w14:paraId="4AA9F194" w14:textId="57F2EF10" w:rsidR="007C1975" w:rsidRPr="007C1975" w:rsidRDefault="007C1975" w:rsidP="007C197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C1975">
        <w:rPr>
          <w:rFonts w:ascii="Times New Roman" w:eastAsia="Times New Roman" w:hAnsi="Times New Roman" w:cs="Times New Roman"/>
          <w:sz w:val="24"/>
          <w:szCs w:val="24"/>
          <w:lang w:eastAsia="en-IN"/>
        </w:rPr>
        <w:t xml:space="preserve">Nurse managers play a central role in clinical settings, where they influence staffing for nursing </w:t>
      </w:r>
      <w:ins w:id="10" w:author="Sukhpal Trehan" w:date="2026-05-10T23:05:00Z" w16du:dateUtc="2026-05-10T17:35:00Z">
        <w:r w:rsidR="00EE4F5A">
          <w:rPr>
            <w:rFonts w:ascii="Times New Roman" w:eastAsia="Times New Roman" w:hAnsi="Times New Roman" w:cs="Times New Roman"/>
            <w:sz w:val="24"/>
            <w:szCs w:val="24"/>
            <w:lang w:eastAsia="en-IN"/>
          </w:rPr>
          <w:t xml:space="preserve">ref 1 is missing </w:t>
        </w:r>
      </w:ins>
      <w:r w:rsidRPr="007C1975">
        <w:rPr>
          <w:rFonts w:ascii="Times New Roman" w:eastAsia="Times New Roman" w:hAnsi="Times New Roman" w:cs="Times New Roman"/>
          <w:sz w:val="24"/>
          <w:szCs w:val="24"/>
          <w:lang w:eastAsia="en-IN"/>
        </w:rPr>
        <w:t xml:space="preserve">personnel, communication, resource coordination, and the psychosocial work environment.²˒³ Their leadership </w:t>
      </w:r>
      <w:del w:id="11" w:author="Sukhpal Trehan" w:date="2026-05-10T23:05:00Z" w16du:dateUtc="2026-05-10T17:35:00Z">
        <w:r w:rsidRPr="007C1975" w:rsidDel="00EE4F5A">
          <w:rPr>
            <w:rFonts w:ascii="Times New Roman" w:eastAsia="Times New Roman" w:hAnsi="Times New Roman" w:cs="Times New Roman"/>
            <w:sz w:val="24"/>
            <w:szCs w:val="24"/>
            <w:lang w:eastAsia="en-IN"/>
          </w:rPr>
          <w:delText xml:space="preserve">behaviors </w:delText>
        </w:r>
      </w:del>
      <w:ins w:id="12" w:author="Sukhpal Trehan" w:date="2026-05-10T23:05:00Z" w16du:dateUtc="2026-05-10T17:35:00Z">
        <w:r w:rsidR="00EE4F5A">
          <w:rPr>
            <w:rFonts w:ascii="Times New Roman" w:eastAsia="Times New Roman" w:hAnsi="Times New Roman" w:cs="Times New Roman"/>
            <w:sz w:val="24"/>
            <w:szCs w:val="24"/>
            <w:lang w:eastAsia="en-IN"/>
          </w:rPr>
          <w:t>behaviours</w:t>
        </w:r>
        <w:r w:rsidR="00EE4F5A" w:rsidRPr="007C1975">
          <w:rPr>
            <w:rFonts w:ascii="Times New Roman" w:eastAsia="Times New Roman" w:hAnsi="Times New Roman" w:cs="Times New Roman"/>
            <w:sz w:val="24"/>
            <w:szCs w:val="24"/>
            <w:lang w:eastAsia="en-IN"/>
          </w:rPr>
          <w:t xml:space="preserve"> </w:t>
        </w:r>
      </w:ins>
      <w:r w:rsidRPr="007C1975">
        <w:rPr>
          <w:rFonts w:ascii="Times New Roman" w:eastAsia="Times New Roman" w:hAnsi="Times New Roman" w:cs="Times New Roman"/>
          <w:sz w:val="24"/>
          <w:szCs w:val="24"/>
          <w:lang w:eastAsia="en-IN"/>
        </w:rPr>
        <w:t xml:space="preserve">have been consistently linked to staff nurse outcomes such as motivation, organizational commitment, turnover intention, and job satisfaction.⁴˒⁵ Job satisfaction among nurses is especially critical because lower satisfaction contributes to burnout, reduced quality of care, and higher turnover rates, which can </w:t>
      </w:r>
      <w:del w:id="13" w:author="Sukhpal Trehan" w:date="2026-05-10T23:05:00Z" w16du:dateUtc="2026-05-10T17:35:00Z">
        <w:r w:rsidRPr="007C1975" w:rsidDel="00EE4F5A">
          <w:rPr>
            <w:rFonts w:ascii="Times New Roman" w:eastAsia="Times New Roman" w:hAnsi="Times New Roman" w:cs="Times New Roman"/>
            <w:sz w:val="24"/>
            <w:szCs w:val="24"/>
            <w:lang w:eastAsia="en-IN"/>
          </w:rPr>
          <w:delText xml:space="preserve">destabilize </w:delText>
        </w:r>
      </w:del>
      <w:ins w:id="14" w:author="Sukhpal Trehan" w:date="2026-05-10T23:05:00Z" w16du:dateUtc="2026-05-10T17:35:00Z">
        <w:r w:rsidR="00EE4F5A">
          <w:rPr>
            <w:rFonts w:ascii="Times New Roman" w:eastAsia="Times New Roman" w:hAnsi="Times New Roman" w:cs="Times New Roman"/>
            <w:sz w:val="24"/>
            <w:szCs w:val="24"/>
            <w:lang w:eastAsia="en-IN"/>
          </w:rPr>
          <w:t>destabilise</w:t>
        </w:r>
        <w:r w:rsidR="00EE4F5A" w:rsidRPr="007C1975">
          <w:rPr>
            <w:rFonts w:ascii="Times New Roman" w:eastAsia="Times New Roman" w:hAnsi="Times New Roman" w:cs="Times New Roman"/>
            <w:sz w:val="24"/>
            <w:szCs w:val="24"/>
            <w:lang w:eastAsia="en-IN"/>
          </w:rPr>
          <w:t xml:space="preserve"> </w:t>
        </w:r>
      </w:ins>
      <w:r w:rsidRPr="007C1975">
        <w:rPr>
          <w:rFonts w:ascii="Times New Roman" w:eastAsia="Times New Roman" w:hAnsi="Times New Roman" w:cs="Times New Roman"/>
          <w:sz w:val="24"/>
          <w:szCs w:val="24"/>
          <w:lang w:eastAsia="en-IN"/>
        </w:rPr>
        <w:t>healthcare delivery systems.⁶˒⁷</w:t>
      </w:r>
    </w:p>
    <w:p w14:paraId="74A5A875" w14:textId="6715433A" w:rsidR="007C1975" w:rsidRPr="007C1975" w:rsidRDefault="007C1975" w:rsidP="007C197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C1975">
        <w:rPr>
          <w:rFonts w:ascii="Times New Roman" w:eastAsia="Times New Roman" w:hAnsi="Times New Roman" w:cs="Times New Roman"/>
          <w:sz w:val="24"/>
          <w:szCs w:val="24"/>
          <w:lang w:eastAsia="en-IN"/>
        </w:rPr>
        <w:t>Emotional intelligence (EI), defined as the ability to perceive, understand, regulate, and use emotions in oneself and others, has been recognized as a key competency in healthcare leadership.⁹˒¹⁰ Leaders with high EI demonstrate stronger communication, conflict resolution, empathy, and interpersonal functioning, all of which are considered essential for sustaining healthy team dynamics and a supportive work environment.¹⁰</w:t>
      </w:r>
      <w:ins w:id="15" w:author="Sukhpal Trehan" w:date="2026-05-10T23:06:00Z" w16du:dateUtc="2026-05-10T17:36:00Z">
        <w:r w:rsidR="008912E9">
          <w:rPr>
            <w:rFonts w:ascii="Times New Roman" w:eastAsia="Times New Roman" w:hAnsi="Times New Roman" w:cs="Times New Roman"/>
            <w:sz w:val="24"/>
            <w:szCs w:val="24"/>
            <w:vertAlign w:val="superscript"/>
            <w:lang w:eastAsia="en-IN"/>
          </w:rPr>
          <w:t>-12</w:t>
        </w:r>
      </w:ins>
      <w:del w:id="16" w:author="Sukhpal Trehan" w:date="2026-05-10T23:06:00Z" w16du:dateUtc="2026-05-10T17:36:00Z">
        <w:r w:rsidRPr="007C1975" w:rsidDel="008912E9">
          <w:rPr>
            <w:rFonts w:ascii="Times New Roman" w:eastAsia="Times New Roman" w:hAnsi="Times New Roman" w:cs="Times New Roman"/>
            <w:sz w:val="24"/>
            <w:szCs w:val="24"/>
            <w:lang w:eastAsia="en-IN"/>
          </w:rPr>
          <w:delText>˒¹¹˒¹²</w:delText>
        </w:r>
      </w:del>
      <w:r w:rsidRPr="007C1975">
        <w:rPr>
          <w:rFonts w:ascii="Times New Roman" w:eastAsia="Times New Roman" w:hAnsi="Times New Roman" w:cs="Times New Roman"/>
          <w:sz w:val="24"/>
          <w:szCs w:val="24"/>
          <w:lang w:eastAsia="en-IN"/>
        </w:rPr>
        <w:t xml:space="preserve"> In nursing administration, these competencies have been associated with more effective leadership styles and improved team cohesion.¹³˒¹⁴</w:t>
      </w:r>
    </w:p>
    <w:p w14:paraId="123C8DB6" w14:textId="218E850F" w:rsidR="007C1975" w:rsidRPr="007C1975" w:rsidRDefault="007C1975" w:rsidP="007C197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C1975">
        <w:rPr>
          <w:rFonts w:ascii="Times New Roman" w:eastAsia="Times New Roman" w:hAnsi="Times New Roman" w:cs="Times New Roman"/>
          <w:sz w:val="24"/>
          <w:szCs w:val="24"/>
          <w:lang w:eastAsia="en-IN"/>
        </w:rPr>
        <w:t>In this context, emotional intelligence (EI) may represent a developable leadership trait with the potential to influence staff-related outcomes. Available empirical studies indicate that EI is associated with higher job satisfaction and lower occupational stress among nurses.¹⁵</w:t>
      </w:r>
      <w:ins w:id="17" w:author="Sukhpal Trehan" w:date="2026-05-10T23:07:00Z" w16du:dateUtc="2026-05-10T17:37:00Z">
        <w:r w:rsidR="008912E9">
          <w:rPr>
            <w:rFonts w:ascii="Times New Roman" w:eastAsia="Times New Roman" w:hAnsi="Times New Roman" w:cs="Times New Roman"/>
            <w:sz w:val="24"/>
            <w:szCs w:val="24"/>
            <w:vertAlign w:val="superscript"/>
            <w:lang w:eastAsia="en-IN"/>
          </w:rPr>
          <w:t>-17</w:t>
        </w:r>
      </w:ins>
      <w:del w:id="18" w:author="Sukhpal Trehan" w:date="2026-05-10T23:07:00Z" w16du:dateUtc="2026-05-10T17:37:00Z">
        <w:r w:rsidRPr="007C1975" w:rsidDel="008912E9">
          <w:rPr>
            <w:rFonts w:ascii="Times New Roman" w:eastAsia="Times New Roman" w:hAnsi="Times New Roman" w:cs="Times New Roman"/>
            <w:sz w:val="24"/>
            <w:szCs w:val="24"/>
            <w:lang w:eastAsia="en-IN"/>
          </w:rPr>
          <w:delText>˒¹⁶˒¹⁷</w:delText>
        </w:r>
      </w:del>
      <w:r w:rsidRPr="007C1975">
        <w:rPr>
          <w:rFonts w:ascii="Times New Roman" w:eastAsia="Times New Roman" w:hAnsi="Times New Roman" w:cs="Times New Roman"/>
          <w:sz w:val="24"/>
          <w:szCs w:val="24"/>
          <w:lang w:eastAsia="en-IN"/>
        </w:rPr>
        <w:t xml:space="preserve"> However, most of these investigations examine EI broadly within nursing populations rather than specifically in the context of nurse managers. It therefore remains unclear whether nurse managers’ EI directly affects staff nurses’ job satisfaction. Several studies suggest that any such influence may occur indirectly</w:t>
      </w:r>
      <w:r w:rsidR="00BC6F03">
        <w:rPr>
          <w:rFonts w:ascii="Times New Roman" w:eastAsia="Times New Roman" w:hAnsi="Times New Roman" w:cs="Times New Roman"/>
          <w:sz w:val="24"/>
          <w:szCs w:val="24"/>
          <w:lang w:eastAsia="en-IN"/>
        </w:rPr>
        <w:t xml:space="preserve"> </w:t>
      </w:r>
      <w:r w:rsidRPr="007C1975">
        <w:rPr>
          <w:rFonts w:ascii="Times New Roman" w:eastAsia="Times New Roman" w:hAnsi="Times New Roman" w:cs="Times New Roman"/>
          <w:sz w:val="24"/>
          <w:szCs w:val="24"/>
          <w:lang w:eastAsia="en-IN"/>
        </w:rPr>
        <w:t xml:space="preserve">through pathways such as managerial support, communication </w:t>
      </w:r>
      <w:del w:id="19" w:author="Sukhpal Trehan" w:date="2026-05-10T23:08:00Z" w16du:dateUtc="2026-05-10T17:38:00Z">
        <w:r w:rsidRPr="007C1975" w:rsidDel="008912E9">
          <w:rPr>
            <w:rFonts w:ascii="Times New Roman" w:eastAsia="Times New Roman" w:hAnsi="Times New Roman" w:cs="Times New Roman"/>
            <w:sz w:val="24"/>
            <w:szCs w:val="24"/>
            <w:lang w:eastAsia="en-IN"/>
          </w:rPr>
          <w:delText>behaviors</w:delText>
        </w:r>
      </w:del>
      <w:ins w:id="20" w:author="Sukhpal Trehan" w:date="2026-05-10T23:08:00Z" w16du:dateUtc="2026-05-10T17:38:00Z">
        <w:r w:rsidR="008912E9">
          <w:rPr>
            <w:rFonts w:ascii="Times New Roman" w:eastAsia="Times New Roman" w:hAnsi="Times New Roman" w:cs="Times New Roman"/>
            <w:sz w:val="24"/>
            <w:szCs w:val="24"/>
            <w:lang w:eastAsia="en-IN"/>
          </w:rPr>
          <w:t>behaviours</w:t>
        </w:r>
      </w:ins>
      <w:r w:rsidRPr="007C1975">
        <w:rPr>
          <w:rFonts w:ascii="Times New Roman" w:eastAsia="Times New Roman" w:hAnsi="Times New Roman" w:cs="Times New Roman"/>
          <w:sz w:val="24"/>
          <w:szCs w:val="24"/>
          <w:lang w:eastAsia="en-IN"/>
        </w:rPr>
        <w:t>, or relational leadership styles</w:t>
      </w:r>
      <w:r w:rsidR="00BC6F03">
        <w:rPr>
          <w:rFonts w:ascii="Times New Roman" w:eastAsia="Times New Roman" w:hAnsi="Times New Roman" w:cs="Times New Roman"/>
          <w:sz w:val="24"/>
          <w:szCs w:val="24"/>
          <w:lang w:eastAsia="en-IN"/>
        </w:rPr>
        <w:t xml:space="preserve"> </w:t>
      </w:r>
      <w:r w:rsidRPr="007C1975">
        <w:rPr>
          <w:rFonts w:ascii="Times New Roman" w:eastAsia="Times New Roman" w:hAnsi="Times New Roman" w:cs="Times New Roman"/>
          <w:sz w:val="24"/>
          <w:szCs w:val="24"/>
          <w:lang w:eastAsia="en-IN"/>
        </w:rPr>
        <w:t>rather than EI operating as an independent construct.¹⁹˒²⁰</w:t>
      </w:r>
    </w:p>
    <w:p w14:paraId="381546AD" w14:textId="09D6B308" w:rsidR="007C1975" w:rsidRPr="007C1975" w:rsidRDefault="008912E9" w:rsidP="007C1975">
      <w:pPr>
        <w:spacing w:before="100" w:beforeAutospacing="1" w:after="100" w:afterAutospacing="1" w:line="240" w:lineRule="auto"/>
        <w:jc w:val="both"/>
        <w:rPr>
          <w:rFonts w:ascii="Times New Roman" w:eastAsia="Times New Roman" w:hAnsi="Times New Roman" w:cs="Times New Roman"/>
          <w:sz w:val="24"/>
          <w:szCs w:val="24"/>
          <w:lang w:eastAsia="en-IN"/>
        </w:rPr>
      </w:pPr>
      <w:ins w:id="21" w:author="Sukhpal Trehan" w:date="2026-05-10T23:09:00Z" w16du:dateUtc="2026-05-10T17:39:00Z">
        <w:r>
          <w:rPr>
            <w:rFonts w:ascii="Times New Roman" w:eastAsia="Times New Roman" w:hAnsi="Times New Roman" w:cs="Times New Roman"/>
            <w:sz w:val="24"/>
            <w:szCs w:val="24"/>
            <w:lang w:eastAsia="en-IN"/>
          </w:rPr>
          <w:t xml:space="preserve">Ref 21-26 missing </w:t>
        </w:r>
      </w:ins>
      <w:r w:rsidR="007C1975" w:rsidRPr="007C1975">
        <w:rPr>
          <w:rFonts w:ascii="Times New Roman" w:eastAsia="Times New Roman" w:hAnsi="Times New Roman" w:cs="Times New Roman"/>
          <w:sz w:val="24"/>
          <w:szCs w:val="24"/>
          <w:lang w:eastAsia="en-IN"/>
        </w:rPr>
        <w:t>Despite growing academic interest in EI and nursing leadership, existing findings remain scattered across diverse populations, measurement tools, and methodological approaches. Preliminary searches and PROSPERO records indicate that no systematic review has yet specifically synthesized quantitative evidence on the relationship between nurse manager EI and staff nurse job satisfaction.²⁷ Consequently, there was a clear need for a systematic review to consolidate the current body of evidence, identify methodological limitations, and bring greater clarity to the conceptual pathways linking leadership EI with workforce outcomes.</w:t>
      </w:r>
    </w:p>
    <w:p w14:paraId="2345203C" w14:textId="22DABB8A" w:rsidR="007C1975" w:rsidRPr="007C1975" w:rsidRDefault="007C1975" w:rsidP="007C197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C1975">
        <w:rPr>
          <w:rFonts w:ascii="Times New Roman" w:eastAsia="Times New Roman" w:hAnsi="Times New Roman" w:cs="Times New Roman"/>
          <w:sz w:val="24"/>
          <w:szCs w:val="24"/>
          <w:lang w:eastAsia="en-IN"/>
        </w:rPr>
        <w:t xml:space="preserve">Accordingly, </w:t>
      </w:r>
      <w:del w:id="22" w:author="Sukhpal Trehan" w:date="2026-05-10T23:09:00Z" w16du:dateUtc="2026-05-10T17:39:00Z">
        <w:r w:rsidRPr="007C1975" w:rsidDel="008912E9">
          <w:rPr>
            <w:rFonts w:ascii="Times New Roman" w:eastAsia="Times New Roman" w:hAnsi="Times New Roman" w:cs="Times New Roman"/>
            <w:sz w:val="24"/>
            <w:szCs w:val="24"/>
            <w:lang w:eastAsia="en-IN"/>
          </w:rPr>
          <w:delText>the aim of</w:delText>
        </w:r>
      </w:del>
      <w:r w:rsidRPr="007C1975">
        <w:rPr>
          <w:rFonts w:ascii="Times New Roman" w:eastAsia="Times New Roman" w:hAnsi="Times New Roman" w:cs="Times New Roman"/>
          <w:sz w:val="24"/>
          <w:szCs w:val="24"/>
          <w:lang w:eastAsia="en-IN"/>
        </w:rPr>
        <w:t xml:space="preserve"> this review </w:t>
      </w:r>
      <w:ins w:id="23" w:author="Sukhpal Trehan" w:date="2026-05-10T23:10:00Z" w16du:dateUtc="2026-05-10T17:40:00Z">
        <w:r w:rsidR="008912E9">
          <w:rPr>
            <w:rFonts w:ascii="Times New Roman" w:eastAsia="Times New Roman" w:hAnsi="Times New Roman" w:cs="Times New Roman"/>
            <w:sz w:val="24"/>
            <w:szCs w:val="24"/>
            <w:lang w:eastAsia="en-IN"/>
          </w:rPr>
          <w:t xml:space="preserve">aimed </w:t>
        </w:r>
      </w:ins>
      <w:del w:id="24" w:author="Sukhpal Trehan" w:date="2026-05-10T23:10:00Z" w16du:dateUtc="2026-05-10T17:40:00Z">
        <w:r w:rsidRPr="007C1975" w:rsidDel="008912E9">
          <w:rPr>
            <w:rFonts w:ascii="Times New Roman" w:eastAsia="Times New Roman" w:hAnsi="Times New Roman" w:cs="Times New Roman"/>
            <w:sz w:val="24"/>
            <w:szCs w:val="24"/>
            <w:lang w:eastAsia="en-IN"/>
          </w:rPr>
          <w:delText>was</w:delText>
        </w:r>
      </w:del>
      <w:r w:rsidRPr="007C1975">
        <w:rPr>
          <w:rFonts w:ascii="Times New Roman" w:eastAsia="Times New Roman" w:hAnsi="Times New Roman" w:cs="Times New Roman"/>
          <w:sz w:val="24"/>
          <w:szCs w:val="24"/>
          <w:lang w:eastAsia="en-IN"/>
        </w:rPr>
        <w:t xml:space="preserve"> to identify, appraise, and synthesize quantitative evidence examining the relationship between nurse managers’ emotional intelligence and job satisfaction among nurses. </w:t>
      </w:r>
      <w:del w:id="25" w:author="Sukhpal Trehan" w:date="2026-05-10T23:11:00Z" w16du:dateUtc="2026-05-10T17:41:00Z">
        <w:r w:rsidRPr="007C1975" w:rsidDel="008912E9">
          <w:rPr>
            <w:rFonts w:ascii="Times New Roman" w:eastAsia="Times New Roman" w:hAnsi="Times New Roman" w:cs="Times New Roman"/>
            <w:sz w:val="24"/>
            <w:szCs w:val="24"/>
            <w:lang w:eastAsia="en-IN"/>
          </w:rPr>
          <w:delText xml:space="preserve">The protocol was </w:delText>
        </w:r>
      </w:del>
      <w:del w:id="26" w:author="Sukhpal Trehan" w:date="2026-05-10T23:10:00Z" w16du:dateUtc="2026-05-10T17:40:00Z">
        <w:r w:rsidRPr="007C1975" w:rsidDel="008912E9">
          <w:rPr>
            <w:rFonts w:ascii="Times New Roman" w:eastAsia="Times New Roman" w:hAnsi="Times New Roman" w:cs="Times New Roman"/>
            <w:sz w:val="24"/>
            <w:szCs w:val="24"/>
            <w:lang w:eastAsia="en-IN"/>
          </w:rPr>
          <w:delText>pre-</w:delText>
        </w:r>
      </w:del>
      <w:del w:id="27" w:author="Sukhpal Trehan" w:date="2026-05-10T23:11:00Z" w16du:dateUtc="2026-05-10T17:41:00Z">
        <w:r w:rsidRPr="007C1975" w:rsidDel="008912E9">
          <w:rPr>
            <w:rFonts w:ascii="Times New Roman" w:eastAsia="Times New Roman" w:hAnsi="Times New Roman" w:cs="Times New Roman"/>
            <w:sz w:val="24"/>
            <w:szCs w:val="24"/>
            <w:lang w:eastAsia="en-IN"/>
          </w:rPr>
          <w:delText>registered with PROSPERO (CRD420251273559), ensuring transparency and adherence to pre-specified methodological standards.²³</w:delText>
        </w:r>
      </w:del>
    </w:p>
    <w:p w14:paraId="33689908" w14:textId="62141ED8" w:rsidR="00736BF2" w:rsidRPr="009019F1" w:rsidRDefault="00736BF2" w:rsidP="00736BF2">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 xml:space="preserve">2. METHODS </w:t>
      </w:r>
    </w:p>
    <w:p w14:paraId="4EC3A45E" w14:textId="42B51BF5" w:rsidR="00736BF2" w:rsidRPr="009019F1" w:rsidRDefault="00736BF2" w:rsidP="00736BF2">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 xml:space="preserve">2.1 Design and </w:t>
      </w:r>
    </w:p>
    <w:p w14:paraId="42858988" w14:textId="3075A940" w:rsidR="00736BF2" w:rsidRDefault="008912E9" w:rsidP="00736BF2">
      <w:pPr>
        <w:spacing w:before="100" w:beforeAutospacing="1" w:after="100" w:afterAutospacing="1" w:line="240" w:lineRule="auto"/>
        <w:rPr>
          <w:rFonts w:ascii="Times New Roman" w:hAnsi="Times New Roman" w:cs="Times New Roman"/>
          <w:sz w:val="24"/>
          <w:szCs w:val="24"/>
        </w:rPr>
      </w:pPr>
      <w:ins w:id="28" w:author="Sukhpal Trehan" w:date="2026-05-10T23:11:00Z" w16du:dateUtc="2026-05-10T17:41:00Z">
        <w:r>
          <w:t xml:space="preserve">Not here. </w:t>
        </w:r>
      </w:ins>
      <w:r w:rsidR="00C97E19" w:rsidRPr="00C97E19">
        <w:rPr>
          <w:rFonts w:ascii="Times New Roman" w:hAnsi="Times New Roman" w:cs="Times New Roman"/>
          <w:sz w:val="24"/>
          <w:szCs w:val="24"/>
        </w:rPr>
        <w:t xml:space="preserve">The </w:t>
      </w:r>
      <w:ins w:id="29" w:author="Sukhpal Trehan" w:date="2026-05-10T23:11:00Z" w16du:dateUtc="2026-05-10T17:41:00Z">
        <w:r>
          <w:rPr>
            <w:rFonts w:ascii="Times New Roman" w:hAnsi="Times New Roman" w:cs="Times New Roman"/>
            <w:sz w:val="24"/>
            <w:szCs w:val="24"/>
          </w:rPr>
          <w:t xml:space="preserve">systematic </w:t>
        </w:r>
      </w:ins>
      <w:r w:rsidR="00C97E19" w:rsidRPr="00C97E19">
        <w:rPr>
          <w:rFonts w:ascii="Times New Roman" w:hAnsi="Times New Roman" w:cs="Times New Roman"/>
          <w:sz w:val="24"/>
          <w:szCs w:val="24"/>
        </w:rPr>
        <w:t>review was reported in accordance with the PRISMA 2020 statement</w:t>
      </w:r>
      <w:r w:rsidR="00C97E19">
        <w:rPr>
          <w:rFonts w:ascii="Times New Roman" w:hAnsi="Times New Roman" w:cs="Times New Roman"/>
          <w:sz w:val="24"/>
          <w:szCs w:val="24"/>
        </w:rPr>
        <w:t>.</w:t>
      </w:r>
    </w:p>
    <w:p w14:paraId="09C9C302" w14:textId="77777777" w:rsidR="00764A63" w:rsidRDefault="00764A63" w:rsidP="00736BF2">
      <w:pPr>
        <w:spacing w:before="100" w:beforeAutospacing="1" w:after="100" w:afterAutospacing="1" w:line="240" w:lineRule="auto"/>
        <w:rPr>
          <w:rFonts w:ascii="Times New Roman" w:hAnsi="Times New Roman" w:cs="Times New Roman"/>
          <w:sz w:val="24"/>
          <w:szCs w:val="24"/>
        </w:rPr>
      </w:pPr>
    </w:p>
    <w:p w14:paraId="7C238F19" w14:textId="77777777" w:rsidR="00764A63" w:rsidRPr="009019F1" w:rsidRDefault="00764A63" w:rsidP="00736BF2">
      <w:pPr>
        <w:spacing w:before="100" w:beforeAutospacing="1" w:after="100" w:afterAutospacing="1" w:line="240" w:lineRule="auto"/>
        <w:rPr>
          <w:rFonts w:ascii="Times New Roman" w:hAnsi="Times New Roman" w:cs="Times New Roman"/>
          <w:sz w:val="24"/>
          <w:szCs w:val="24"/>
        </w:rPr>
      </w:pPr>
    </w:p>
    <w:p w14:paraId="17FA0904" w14:textId="77777777" w:rsidR="00736BF2" w:rsidRPr="009019F1" w:rsidRDefault="00736BF2" w:rsidP="00736BF2">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2.2 Eligibility Criteria</w:t>
      </w:r>
    </w:p>
    <w:p w14:paraId="6E38936D" w14:textId="269E61FB" w:rsidR="00736BF2" w:rsidRPr="009019F1" w:rsidRDefault="00736BF2" w:rsidP="00D35B13">
      <w:pPr>
        <w:spacing w:before="100" w:beforeAutospacing="1" w:after="100" w:afterAutospacing="1" w:line="240" w:lineRule="auto"/>
        <w:jc w:val="both"/>
        <w:rPr>
          <w:rFonts w:ascii="Times New Roman" w:hAnsi="Times New Roman" w:cs="Times New Roman"/>
          <w:sz w:val="24"/>
          <w:szCs w:val="24"/>
        </w:rPr>
      </w:pPr>
      <w:r w:rsidRPr="009019F1">
        <w:rPr>
          <w:rFonts w:ascii="Times New Roman" w:hAnsi="Times New Roman" w:cs="Times New Roman"/>
          <w:sz w:val="24"/>
          <w:szCs w:val="24"/>
        </w:rPr>
        <w:t xml:space="preserve">Eligibility criteria were guided by a Population–Exposure–Outcome (PEO) framework. The </w:t>
      </w:r>
      <w:r w:rsidRPr="009019F1">
        <w:rPr>
          <w:rFonts w:ascii="Times New Roman" w:hAnsi="Times New Roman" w:cs="Times New Roman"/>
          <w:b/>
          <w:bCs/>
          <w:sz w:val="24"/>
          <w:szCs w:val="24"/>
        </w:rPr>
        <w:t>population</w:t>
      </w:r>
      <w:r w:rsidRPr="009019F1">
        <w:rPr>
          <w:rFonts w:ascii="Times New Roman" w:hAnsi="Times New Roman" w:cs="Times New Roman"/>
          <w:sz w:val="24"/>
          <w:szCs w:val="24"/>
        </w:rPr>
        <w:t xml:space="preserve"> consisted of registered nurses employed in clinical settings. The </w:t>
      </w:r>
      <w:r w:rsidRPr="009019F1">
        <w:rPr>
          <w:rFonts w:ascii="Times New Roman" w:hAnsi="Times New Roman" w:cs="Times New Roman"/>
          <w:b/>
          <w:bCs/>
          <w:sz w:val="24"/>
          <w:szCs w:val="24"/>
        </w:rPr>
        <w:t>exposure</w:t>
      </w:r>
      <w:r w:rsidRPr="009019F1">
        <w:rPr>
          <w:rFonts w:ascii="Times New Roman" w:hAnsi="Times New Roman" w:cs="Times New Roman"/>
          <w:sz w:val="24"/>
          <w:szCs w:val="24"/>
        </w:rPr>
        <w:t xml:space="preserve"> was the emotional intelligence of nurse managers or equivalent first-line nursing leaders. The </w:t>
      </w:r>
      <w:r w:rsidRPr="009019F1">
        <w:rPr>
          <w:rFonts w:ascii="Times New Roman" w:hAnsi="Times New Roman" w:cs="Times New Roman"/>
          <w:b/>
          <w:bCs/>
          <w:sz w:val="24"/>
          <w:szCs w:val="24"/>
        </w:rPr>
        <w:t>outcome</w:t>
      </w:r>
      <w:r w:rsidRPr="009019F1">
        <w:rPr>
          <w:rFonts w:ascii="Times New Roman" w:hAnsi="Times New Roman" w:cs="Times New Roman"/>
          <w:sz w:val="24"/>
          <w:szCs w:val="24"/>
        </w:rPr>
        <w:t xml:space="preserve"> was staff nurse job satisfaction measured using validated instruments. Eligible study designs included observational quantitative studies (cross-sectional, cohort, case-control) reporting primary data. Studies were excluded if they (</w:t>
      </w:r>
      <w:proofErr w:type="spellStart"/>
      <w:r w:rsidRPr="009019F1">
        <w:rPr>
          <w:rFonts w:ascii="Times New Roman" w:hAnsi="Times New Roman" w:cs="Times New Roman"/>
          <w:sz w:val="24"/>
          <w:szCs w:val="24"/>
        </w:rPr>
        <w:t>i</w:t>
      </w:r>
      <w:proofErr w:type="spellEnd"/>
      <w:r w:rsidRPr="009019F1">
        <w:rPr>
          <w:rFonts w:ascii="Times New Roman" w:hAnsi="Times New Roman" w:cs="Times New Roman"/>
          <w:sz w:val="24"/>
          <w:szCs w:val="24"/>
        </w:rPr>
        <w:t>) measured EI in nurses</w:t>
      </w:r>
      <w:ins w:id="30" w:author="Sukhpal Trehan" w:date="2026-05-10T23:12:00Z" w16du:dateUtc="2026-05-10T17:42:00Z">
        <w:r w:rsidR="008912E9">
          <w:rPr>
            <w:rFonts w:ascii="Times New Roman" w:hAnsi="Times New Roman" w:cs="Times New Roman"/>
            <w:sz w:val="24"/>
            <w:szCs w:val="24"/>
          </w:rPr>
          <w:t>,</w:t>
        </w:r>
      </w:ins>
      <w:r w:rsidRPr="009019F1">
        <w:rPr>
          <w:rFonts w:ascii="Times New Roman" w:hAnsi="Times New Roman" w:cs="Times New Roman"/>
          <w:sz w:val="24"/>
          <w:szCs w:val="24"/>
        </w:rPr>
        <w:t xml:space="preserve"> but not nurse managers, (ii) did not assess job satisfaction, (iii) were qualitative, reviews, editorials, conference abstracts, or (iv) lacked full text in English.</w:t>
      </w:r>
    </w:p>
    <w:p w14:paraId="6865B36F" w14:textId="3D4C434B" w:rsidR="000E2030" w:rsidRPr="000E2030" w:rsidRDefault="00736BF2" w:rsidP="000E2030">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2.3 Information Sources</w:t>
      </w:r>
    </w:p>
    <w:p w14:paraId="708204CC" w14:textId="796E2924" w:rsidR="000E2030" w:rsidRPr="000E2030" w:rsidRDefault="000E2030" w:rsidP="000E2030">
      <w:pPr>
        <w:spacing w:before="100" w:beforeAutospacing="1" w:after="100" w:afterAutospacing="1" w:line="240" w:lineRule="auto"/>
        <w:jc w:val="both"/>
        <w:rPr>
          <w:rFonts w:ascii="Times New Roman" w:hAnsi="Times New Roman" w:cs="Times New Roman"/>
          <w:sz w:val="24"/>
          <w:szCs w:val="24"/>
        </w:rPr>
      </w:pPr>
      <w:r w:rsidRPr="000E2030">
        <w:rPr>
          <w:rFonts w:ascii="Times New Roman" w:hAnsi="Times New Roman" w:cs="Times New Roman"/>
          <w:sz w:val="24"/>
          <w:szCs w:val="24"/>
        </w:rPr>
        <w:t xml:space="preserve">A systematic search of </w:t>
      </w:r>
      <w:r w:rsidR="00D35B13">
        <w:rPr>
          <w:rFonts w:ascii="Times New Roman" w:hAnsi="Times New Roman" w:cs="Times New Roman"/>
          <w:sz w:val="24"/>
          <w:szCs w:val="24"/>
        </w:rPr>
        <w:t>the electronic databases PubMed and Scopus was conducted</w:t>
      </w:r>
      <w:r w:rsidRPr="000E2030">
        <w:rPr>
          <w:rFonts w:ascii="Times New Roman" w:hAnsi="Times New Roman" w:cs="Times New Roman"/>
          <w:sz w:val="24"/>
          <w:szCs w:val="24"/>
        </w:rPr>
        <w:t xml:space="preserve"> to identify relevant literature. No date restrictions were applied, and both databases were searched from inception to the final search date. Electronic searches were executed on 20–21 January 2026, and title/abstract screening was performed using Rayyan on 21 January 2026. </w:t>
      </w:r>
      <w:r w:rsidR="00D35B13">
        <w:rPr>
          <w:rFonts w:ascii="Times New Roman" w:hAnsi="Times New Roman" w:cs="Times New Roman"/>
          <w:sz w:val="24"/>
          <w:szCs w:val="24"/>
        </w:rPr>
        <w:t>The r</w:t>
      </w:r>
      <w:r w:rsidRPr="000E2030">
        <w:rPr>
          <w:rFonts w:ascii="Times New Roman" w:hAnsi="Times New Roman" w:cs="Times New Roman"/>
          <w:sz w:val="24"/>
          <w:szCs w:val="24"/>
        </w:rPr>
        <w:t xml:space="preserve">eference lists of eligible articles were manually </w:t>
      </w:r>
      <w:r w:rsidR="00D35B13">
        <w:rPr>
          <w:rFonts w:ascii="Times New Roman" w:hAnsi="Times New Roman" w:cs="Times New Roman"/>
          <w:sz w:val="24"/>
          <w:szCs w:val="24"/>
        </w:rPr>
        <w:t xml:space="preserve">screened </w:t>
      </w:r>
      <w:r w:rsidRPr="000E2030">
        <w:rPr>
          <w:rFonts w:ascii="Times New Roman" w:hAnsi="Times New Roman" w:cs="Times New Roman"/>
          <w:sz w:val="24"/>
          <w:szCs w:val="24"/>
        </w:rPr>
        <w:t>to identify additional records.</w:t>
      </w:r>
    </w:p>
    <w:p w14:paraId="7F64E162" w14:textId="174A3EA7" w:rsidR="00287EE4" w:rsidRDefault="000E2030" w:rsidP="000E2030">
      <w:pPr>
        <w:spacing w:before="100" w:beforeAutospacing="1" w:after="100" w:afterAutospacing="1" w:line="240" w:lineRule="auto"/>
        <w:jc w:val="both"/>
        <w:rPr>
          <w:rFonts w:ascii="Times New Roman" w:hAnsi="Times New Roman" w:cs="Times New Roman"/>
          <w:sz w:val="24"/>
          <w:szCs w:val="24"/>
        </w:rPr>
      </w:pPr>
      <w:r w:rsidRPr="000E2030">
        <w:rPr>
          <w:rFonts w:ascii="Times New Roman" w:hAnsi="Times New Roman" w:cs="Times New Roman"/>
          <w:sz w:val="24"/>
          <w:szCs w:val="24"/>
        </w:rPr>
        <w:t xml:space="preserve">Forward citation searching was conducted via Google Scholar. Grey literature, dissertations, and </w:t>
      </w:r>
      <w:del w:id="31" w:author="Sukhpal Trehan" w:date="2026-05-10T23:13:00Z" w16du:dateUtc="2026-05-10T17:43:00Z">
        <w:r w:rsidRPr="000E2030" w:rsidDel="008912E9">
          <w:rPr>
            <w:rFonts w:ascii="Times New Roman" w:hAnsi="Times New Roman" w:cs="Times New Roman"/>
            <w:sz w:val="24"/>
            <w:szCs w:val="24"/>
          </w:rPr>
          <w:delText>non-peer reviewed</w:delText>
        </w:r>
      </w:del>
      <w:ins w:id="32" w:author="Sukhpal Trehan" w:date="2026-05-10T23:13:00Z" w16du:dateUtc="2026-05-10T17:43:00Z">
        <w:r w:rsidR="008912E9">
          <w:rPr>
            <w:rFonts w:ascii="Times New Roman" w:hAnsi="Times New Roman" w:cs="Times New Roman"/>
            <w:sz w:val="24"/>
            <w:szCs w:val="24"/>
          </w:rPr>
          <w:t>non-peer-reviewed</w:t>
        </w:r>
      </w:ins>
      <w:r w:rsidRPr="000E2030">
        <w:rPr>
          <w:rFonts w:ascii="Times New Roman" w:hAnsi="Times New Roman" w:cs="Times New Roman"/>
          <w:sz w:val="24"/>
          <w:szCs w:val="24"/>
        </w:rPr>
        <w:t xml:space="preserve"> sources were excluded as predefined in the protocol.</w:t>
      </w:r>
      <w:r w:rsidR="00287EE4" w:rsidRPr="00287EE4">
        <w:rPr>
          <w:rFonts w:ascii="Times New Roman" w:hAnsi="Times New Roman" w:cs="Times New Roman"/>
          <w:sz w:val="24"/>
          <w:szCs w:val="24"/>
        </w:rPr>
        <w:t xml:space="preserve"> Full search strategies for each database are provided in Supplementary File 1.</w:t>
      </w:r>
    </w:p>
    <w:p w14:paraId="4E35D0D7" w14:textId="5C276157" w:rsidR="00287EE4" w:rsidRDefault="00287EE4" w:rsidP="00287EE4">
      <w:pPr>
        <w:spacing w:before="100" w:beforeAutospacing="1" w:after="100" w:afterAutospacing="1" w:line="240" w:lineRule="auto"/>
        <w:rPr>
          <w:ins w:id="33" w:author="Sukhpal Trehan" w:date="2026-05-10T23:13:00Z" w16du:dateUtc="2026-05-10T17:43:00Z"/>
          <w:rFonts w:ascii="Times New Roman" w:hAnsi="Times New Roman" w:cs="Times New Roman"/>
          <w:sz w:val="24"/>
          <w:szCs w:val="24"/>
        </w:rPr>
      </w:pPr>
      <w:r w:rsidRPr="00287EE4">
        <w:rPr>
          <w:rFonts w:ascii="Times New Roman" w:hAnsi="Times New Roman" w:cs="Times New Roman"/>
          <w:b/>
          <w:bCs/>
          <w:sz w:val="24"/>
          <w:szCs w:val="24"/>
        </w:rPr>
        <w:t>PubMed:</w:t>
      </w:r>
      <w:r w:rsidRPr="00287EE4">
        <w:rPr>
          <w:rFonts w:ascii="Times New Roman" w:hAnsi="Times New Roman" w:cs="Times New Roman"/>
          <w:sz w:val="24"/>
          <w:szCs w:val="24"/>
        </w:rPr>
        <w:t xml:space="preserve"> inception to 21 January 2026</w:t>
      </w:r>
      <w:r w:rsidRPr="00287EE4">
        <w:rPr>
          <w:rFonts w:ascii="Times New Roman" w:hAnsi="Times New Roman" w:cs="Times New Roman"/>
          <w:sz w:val="24"/>
          <w:szCs w:val="24"/>
        </w:rPr>
        <w:br/>
      </w:r>
      <w:r w:rsidRPr="00287EE4">
        <w:rPr>
          <w:rFonts w:ascii="Times New Roman" w:hAnsi="Times New Roman" w:cs="Times New Roman"/>
          <w:b/>
          <w:bCs/>
          <w:sz w:val="24"/>
          <w:szCs w:val="24"/>
        </w:rPr>
        <w:t>Scopus:</w:t>
      </w:r>
      <w:r w:rsidRPr="00287EE4">
        <w:rPr>
          <w:rFonts w:ascii="Times New Roman" w:hAnsi="Times New Roman" w:cs="Times New Roman"/>
          <w:sz w:val="24"/>
          <w:szCs w:val="24"/>
        </w:rPr>
        <w:t xml:space="preserve"> inception to 21 January 2026</w:t>
      </w:r>
    </w:p>
    <w:p w14:paraId="5FB9F50E" w14:textId="72E03DC7" w:rsidR="008912E9" w:rsidRDefault="008912E9" w:rsidP="00287EE4">
      <w:pPr>
        <w:spacing w:before="100" w:beforeAutospacing="1" w:after="100" w:afterAutospacing="1" w:line="240" w:lineRule="auto"/>
        <w:rPr>
          <w:rFonts w:ascii="Times New Roman" w:hAnsi="Times New Roman" w:cs="Times New Roman"/>
          <w:sz w:val="24"/>
          <w:szCs w:val="24"/>
        </w:rPr>
      </w:pPr>
      <w:ins w:id="34" w:author="Sukhpal Trehan" w:date="2026-05-10T23:13:00Z" w16du:dateUtc="2026-05-10T17:43:00Z">
        <w:r>
          <w:rPr>
            <w:rFonts w:ascii="Times New Roman" w:hAnsi="Times New Roman" w:cs="Times New Roman"/>
            <w:sz w:val="24"/>
            <w:szCs w:val="24"/>
          </w:rPr>
          <w:t>Why only two databases?</w:t>
        </w:r>
      </w:ins>
    </w:p>
    <w:p w14:paraId="6070090B" w14:textId="281524E9" w:rsidR="00736BF2" w:rsidRPr="009019F1" w:rsidRDefault="00736BF2" w:rsidP="00736BF2">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2.4 Search Strategy</w:t>
      </w:r>
    </w:p>
    <w:p w14:paraId="4517DB2A" w14:textId="42758FE5" w:rsidR="00736BF2" w:rsidRPr="009019F1" w:rsidRDefault="00D6441A" w:rsidP="00D35B13">
      <w:pPr>
        <w:spacing w:before="100" w:beforeAutospacing="1" w:after="100" w:afterAutospacing="1" w:line="240" w:lineRule="auto"/>
        <w:jc w:val="both"/>
        <w:rPr>
          <w:rFonts w:ascii="Times New Roman" w:hAnsi="Times New Roman" w:cs="Times New Roman"/>
          <w:sz w:val="24"/>
          <w:szCs w:val="24"/>
        </w:rPr>
      </w:pPr>
      <w:r w:rsidRPr="009019F1">
        <w:rPr>
          <w:rFonts w:ascii="Times New Roman" w:hAnsi="Times New Roman" w:cs="Times New Roman"/>
          <w:sz w:val="24"/>
          <w:szCs w:val="24"/>
        </w:rPr>
        <w:t xml:space="preserve">Protocol registered on 16 January 2026; full search </w:t>
      </w:r>
      <w:ins w:id="35" w:author="Sukhpal Trehan" w:date="2026-05-10T23:14:00Z" w16du:dateUtc="2026-05-10T17:44:00Z">
        <w:r w:rsidR="008912E9">
          <w:rPr>
            <w:rFonts w:ascii="Times New Roman" w:hAnsi="Times New Roman" w:cs="Times New Roman"/>
            <w:sz w:val="24"/>
            <w:szCs w:val="24"/>
          </w:rPr>
          <w:t xml:space="preserve">was </w:t>
        </w:r>
      </w:ins>
      <w:r w:rsidRPr="009019F1">
        <w:rPr>
          <w:rFonts w:ascii="Times New Roman" w:hAnsi="Times New Roman" w:cs="Times New Roman"/>
          <w:sz w:val="24"/>
          <w:szCs w:val="24"/>
        </w:rPr>
        <w:t xml:space="preserve">executed </w:t>
      </w:r>
      <w:ins w:id="36" w:author="Sukhpal Trehan" w:date="2026-05-10T23:14:00Z" w16du:dateUtc="2026-05-10T17:44:00Z">
        <w:r w:rsidR="008912E9">
          <w:rPr>
            <w:rFonts w:ascii="Times New Roman" w:hAnsi="Times New Roman" w:cs="Times New Roman"/>
            <w:sz w:val="24"/>
            <w:szCs w:val="24"/>
          </w:rPr>
          <w:t xml:space="preserve">on </w:t>
        </w:r>
      </w:ins>
      <w:r w:rsidRPr="009019F1">
        <w:rPr>
          <w:rFonts w:ascii="Times New Roman" w:hAnsi="Times New Roman" w:cs="Times New Roman"/>
          <w:sz w:val="24"/>
          <w:szCs w:val="24"/>
        </w:rPr>
        <w:t xml:space="preserve">20–21 January 2026. </w:t>
      </w:r>
      <w:r w:rsidR="00736BF2" w:rsidRPr="009019F1">
        <w:rPr>
          <w:rFonts w:ascii="Times New Roman" w:hAnsi="Times New Roman" w:cs="Times New Roman"/>
          <w:sz w:val="24"/>
          <w:szCs w:val="24"/>
        </w:rPr>
        <w:t>Search strategies were developed using Medical Subject Headings (</w:t>
      </w:r>
      <w:proofErr w:type="spellStart"/>
      <w:r w:rsidR="00736BF2" w:rsidRPr="009019F1">
        <w:rPr>
          <w:rFonts w:ascii="Times New Roman" w:hAnsi="Times New Roman" w:cs="Times New Roman"/>
          <w:sz w:val="24"/>
          <w:szCs w:val="24"/>
        </w:rPr>
        <w:t>MeSH</w:t>
      </w:r>
      <w:proofErr w:type="spellEnd"/>
      <w:r w:rsidR="00736BF2" w:rsidRPr="009019F1">
        <w:rPr>
          <w:rFonts w:ascii="Times New Roman" w:hAnsi="Times New Roman" w:cs="Times New Roman"/>
          <w:sz w:val="24"/>
          <w:szCs w:val="24"/>
        </w:rPr>
        <w:t>) and free-text terms related to “emotional intelligence,” “nurse managers,” and “job satisfaction.” Boolean operators and field tags were applied for refinement. The PubMed search strategy included terms such as: (“emotional intelligence”[</w:t>
      </w:r>
      <w:proofErr w:type="spellStart"/>
      <w:r w:rsidR="00736BF2" w:rsidRPr="009019F1">
        <w:rPr>
          <w:rFonts w:ascii="Times New Roman" w:hAnsi="Times New Roman" w:cs="Times New Roman"/>
          <w:sz w:val="24"/>
          <w:szCs w:val="24"/>
        </w:rPr>
        <w:t>MeSH</w:t>
      </w:r>
      <w:proofErr w:type="spellEnd"/>
      <w:r w:rsidR="00736BF2" w:rsidRPr="009019F1">
        <w:rPr>
          <w:rFonts w:ascii="Times New Roman" w:hAnsi="Times New Roman" w:cs="Times New Roman"/>
          <w:sz w:val="24"/>
          <w:szCs w:val="24"/>
        </w:rPr>
        <w:t>] OR “emotional intelligence” OR “EQ”) AND (“nurse manager*” OR “nurse leader*” OR “nursing supervisor*”) AND (“job satisfaction”[</w:t>
      </w:r>
      <w:proofErr w:type="spellStart"/>
      <w:r w:rsidR="00736BF2" w:rsidRPr="009019F1">
        <w:rPr>
          <w:rFonts w:ascii="Times New Roman" w:hAnsi="Times New Roman" w:cs="Times New Roman"/>
          <w:sz w:val="24"/>
          <w:szCs w:val="24"/>
        </w:rPr>
        <w:t>MeSH</w:t>
      </w:r>
      <w:proofErr w:type="spellEnd"/>
      <w:r w:rsidR="00736BF2" w:rsidRPr="009019F1">
        <w:rPr>
          <w:rFonts w:ascii="Times New Roman" w:hAnsi="Times New Roman" w:cs="Times New Roman"/>
          <w:sz w:val="24"/>
          <w:szCs w:val="24"/>
        </w:rPr>
        <w:t>] OR “job satisfaction”). The Scopus search was adapted for database-specific syntax. Search histories were archived to maintain reproducibility.</w:t>
      </w:r>
    </w:p>
    <w:p w14:paraId="3F3FB0E0" w14:textId="77777777" w:rsidR="00736BF2" w:rsidRPr="009019F1" w:rsidRDefault="00736BF2" w:rsidP="00736BF2">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2.5 Study Selection</w:t>
      </w:r>
    </w:p>
    <w:p w14:paraId="5DEE81BE" w14:textId="77777777" w:rsidR="002812A6" w:rsidRPr="002812A6" w:rsidRDefault="002812A6" w:rsidP="002812A6">
      <w:pPr>
        <w:spacing w:before="100" w:beforeAutospacing="1" w:after="100" w:afterAutospacing="1" w:line="240" w:lineRule="auto"/>
        <w:jc w:val="both"/>
        <w:rPr>
          <w:rFonts w:ascii="Times New Roman" w:hAnsi="Times New Roman" w:cs="Times New Roman"/>
          <w:sz w:val="24"/>
          <w:szCs w:val="24"/>
        </w:rPr>
      </w:pPr>
      <w:r w:rsidRPr="002812A6">
        <w:rPr>
          <w:rFonts w:ascii="Times New Roman" w:hAnsi="Times New Roman" w:cs="Times New Roman"/>
          <w:sz w:val="24"/>
          <w:szCs w:val="24"/>
        </w:rPr>
        <w:t>Search results were exported into Rayyan, an online systematic review platform, for screening.²⁴ Title/abstract screening was performed independently using Rayyan on 21 January 2026. Duplicate records were removed, followed by independent title and abstract screening against eligibility criteria. Full texts of potentially relevant studies were retrieved and assessed for eligibility. Reasons for exclusion were documented, and disagreements were resolved through consensus. The PRISMA 2020 flow diagram was used to document the selection process.²²</w:t>
      </w:r>
    </w:p>
    <w:p w14:paraId="5CA2A034" w14:textId="51DE72FF" w:rsidR="00736BF2" w:rsidRPr="009019F1" w:rsidRDefault="00736BF2" w:rsidP="00736BF2">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2.6 Data Extraction</w:t>
      </w:r>
    </w:p>
    <w:p w14:paraId="65E8CF5E" w14:textId="214EF94E" w:rsidR="00736BF2" w:rsidRPr="009019F1" w:rsidRDefault="00736BF2" w:rsidP="00D35B13">
      <w:pPr>
        <w:spacing w:before="100" w:beforeAutospacing="1" w:after="100" w:afterAutospacing="1" w:line="240" w:lineRule="auto"/>
        <w:jc w:val="both"/>
        <w:rPr>
          <w:rFonts w:ascii="Times New Roman" w:hAnsi="Times New Roman" w:cs="Times New Roman"/>
          <w:sz w:val="24"/>
          <w:szCs w:val="24"/>
        </w:rPr>
      </w:pPr>
      <w:r w:rsidRPr="009019F1">
        <w:rPr>
          <w:rFonts w:ascii="Times New Roman" w:hAnsi="Times New Roman" w:cs="Times New Roman"/>
          <w:sz w:val="24"/>
          <w:szCs w:val="24"/>
        </w:rPr>
        <w:t>Data extraction was performed independently using a structured data extraction matrix capturing study characteristics (author, year, country, setting, sample), EI measurement tools, job satisfaction instruments, statistical analyses, and major findings. Extracted data were cross-checked for accuracy to reduce transcription error</w:t>
      </w:r>
      <w:r w:rsidR="00D35B13">
        <w:rPr>
          <w:rFonts w:ascii="Times New Roman" w:hAnsi="Times New Roman" w:cs="Times New Roman"/>
          <w:sz w:val="24"/>
          <w:szCs w:val="24"/>
        </w:rPr>
        <w:t>s</w:t>
      </w:r>
      <w:r w:rsidRPr="009019F1">
        <w:rPr>
          <w:rFonts w:ascii="Times New Roman" w:hAnsi="Times New Roman" w:cs="Times New Roman"/>
          <w:sz w:val="24"/>
          <w:szCs w:val="24"/>
        </w:rPr>
        <w:t>.</w:t>
      </w:r>
    </w:p>
    <w:p w14:paraId="2F68393E" w14:textId="77777777" w:rsidR="00736BF2" w:rsidRPr="009019F1" w:rsidRDefault="00736BF2" w:rsidP="00736BF2">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2.7 Risk of Bias Assessment</w:t>
      </w:r>
    </w:p>
    <w:p w14:paraId="4C68CF2C" w14:textId="08F97062" w:rsidR="00736BF2" w:rsidRDefault="00736BF2" w:rsidP="00BC6F03">
      <w:pPr>
        <w:spacing w:before="100" w:beforeAutospacing="1" w:after="100" w:afterAutospacing="1" w:line="240" w:lineRule="auto"/>
        <w:jc w:val="both"/>
        <w:rPr>
          <w:rFonts w:ascii="Times New Roman" w:hAnsi="Times New Roman" w:cs="Times New Roman"/>
          <w:sz w:val="24"/>
          <w:szCs w:val="24"/>
        </w:rPr>
      </w:pPr>
      <w:r w:rsidRPr="009019F1">
        <w:rPr>
          <w:rFonts w:ascii="Times New Roman" w:hAnsi="Times New Roman" w:cs="Times New Roman"/>
          <w:sz w:val="24"/>
          <w:szCs w:val="24"/>
        </w:rPr>
        <w:t xml:space="preserve">Methodological quality and risk of bias of included observational studies </w:t>
      </w:r>
      <w:ins w:id="37" w:author="Sukhpal Trehan" w:date="2026-05-10T23:16:00Z" w16du:dateUtc="2026-05-10T17:46:00Z">
        <w:r w:rsidR="008628E3">
          <w:rPr>
            <w:rFonts w:ascii="Times New Roman" w:hAnsi="Times New Roman" w:cs="Times New Roman"/>
            <w:sz w:val="24"/>
            <w:szCs w:val="24"/>
          </w:rPr>
          <w:t xml:space="preserve">on one side you are saying only one study? </w:t>
        </w:r>
      </w:ins>
      <w:r w:rsidRPr="009019F1">
        <w:rPr>
          <w:rFonts w:ascii="Times New Roman" w:hAnsi="Times New Roman" w:cs="Times New Roman"/>
          <w:sz w:val="24"/>
          <w:szCs w:val="24"/>
        </w:rPr>
        <w:t>were evaluated using the Newcastle–Ottawa Scale (NOS) for non-randomi</w:t>
      </w:r>
      <w:r w:rsidR="00D35B13">
        <w:rPr>
          <w:rFonts w:ascii="Times New Roman" w:hAnsi="Times New Roman" w:cs="Times New Roman"/>
          <w:sz w:val="24"/>
          <w:szCs w:val="24"/>
        </w:rPr>
        <w:t>s</w:t>
      </w:r>
      <w:r w:rsidRPr="009019F1">
        <w:rPr>
          <w:rFonts w:ascii="Times New Roman" w:hAnsi="Times New Roman" w:cs="Times New Roman"/>
          <w:sz w:val="24"/>
          <w:szCs w:val="24"/>
        </w:rPr>
        <w:t>ed studies.</w:t>
      </w:r>
      <w:r w:rsidR="00D35B13">
        <w:rPr>
          <w:rFonts w:ascii="Times New Roman" w:hAnsi="Times New Roman" w:cs="Times New Roman"/>
          <w:sz w:val="24"/>
          <w:szCs w:val="24"/>
          <w:vertAlign w:val="superscript"/>
        </w:rPr>
        <w:t xml:space="preserve"> </w:t>
      </w:r>
      <w:r w:rsidRPr="009019F1">
        <w:rPr>
          <w:rFonts w:ascii="Times New Roman" w:hAnsi="Times New Roman" w:cs="Times New Roman"/>
          <w:sz w:val="24"/>
          <w:szCs w:val="24"/>
        </w:rPr>
        <w:t>The NOS assesses three domains: Selection, Comparability, and Outcome/Exposure.</w:t>
      </w:r>
      <w:r w:rsidR="00D35B13">
        <w:rPr>
          <w:rFonts w:ascii="Times New Roman" w:hAnsi="Times New Roman" w:cs="Times New Roman"/>
          <w:sz w:val="24"/>
          <w:szCs w:val="24"/>
        </w:rPr>
        <w:t xml:space="preserve"> The </w:t>
      </w:r>
      <w:r w:rsidRPr="009019F1">
        <w:rPr>
          <w:rFonts w:ascii="Times New Roman" w:hAnsi="Times New Roman" w:cs="Times New Roman"/>
          <w:sz w:val="24"/>
          <w:szCs w:val="24"/>
        </w:rPr>
        <w:t>study was rated and categori</w:t>
      </w:r>
      <w:r w:rsidR="00D35B13">
        <w:rPr>
          <w:rFonts w:ascii="Times New Roman" w:hAnsi="Times New Roman" w:cs="Times New Roman"/>
          <w:sz w:val="24"/>
          <w:szCs w:val="24"/>
        </w:rPr>
        <w:t>s</w:t>
      </w:r>
      <w:r w:rsidRPr="009019F1">
        <w:rPr>
          <w:rFonts w:ascii="Times New Roman" w:hAnsi="Times New Roman" w:cs="Times New Roman"/>
          <w:sz w:val="24"/>
          <w:szCs w:val="24"/>
        </w:rPr>
        <w:t>ed as low, moderate, or high risk of bias based on established scoring guidelines. NOS scoring sheets and justifications were maintained as supplementary files.</w:t>
      </w:r>
    </w:p>
    <w:p w14:paraId="6BE0A80B" w14:textId="77777777" w:rsidR="00736BF2" w:rsidRPr="009019F1" w:rsidRDefault="00736BF2" w:rsidP="00736BF2">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2.8 Data Synthesis</w:t>
      </w:r>
    </w:p>
    <w:p w14:paraId="249B9EC4" w14:textId="4BA48E8E" w:rsidR="00736BF2" w:rsidRDefault="00736BF2" w:rsidP="00D35B13">
      <w:pPr>
        <w:spacing w:before="100" w:beforeAutospacing="1" w:after="100" w:afterAutospacing="1" w:line="240" w:lineRule="auto"/>
        <w:jc w:val="both"/>
        <w:rPr>
          <w:rFonts w:ascii="Times New Roman" w:hAnsi="Times New Roman" w:cs="Times New Roman"/>
          <w:sz w:val="24"/>
          <w:szCs w:val="24"/>
        </w:rPr>
      </w:pPr>
      <w:r w:rsidRPr="009019F1">
        <w:rPr>
          <w:rFonts w:ascii="Times New Roman" w:hAnsi="Times New Roman" w:cs="Times New Roman"/>
          <w:sz w:val="24"/>
          <w:szCs w:val="24"/>
        </w:rPr>
        <w:t>Meta-analysis was not feasible due to the limited number of eligible studies</w:t>
      </w:r>
      <w:r w:rsidR="0012719D" w:rsidRPr="009019F1">
        <w:rPr>
          <w:rFonts w:ascii="Times New Roman" w:hAnsi="Times New Roman" w:cs="Times New Roman"/>
          <w:sz w:val="24"/>
          <w:szCs w:val="24"/>
        </w:rPr>
        <w:t xml:space="preserve"> (n=1) and heterogeneity</w:t>
      </w:r>
      <w:r w:rsidRPr="009019F1">
        <w:rPr>
          <w:rFonts w:ascii="Times New Roman" w:hAnsi="Times New Roman" w:cs="Times New Roman"/>
          <w:sz w:val="24"/>
          <w:szCs w:val="24"/>
        </w:rPr>
        <w:t xml:space="preserve">  across measurement instruments and analytical models. Therefore, a narrative synthesis approach was adopted, consistent with guidance for reviews involving heterogeneous observational evidence. Extracted data were synthesized descriptively to compare study characteristics, methodological quality, and reported associations.</w:t>
      </w:r>
    </w:p>
    <w:p w14:paraId="621720AC" w14:textId="77777777" w:rsidR="0026276D" w:rsidRDefault="0026276D" w:rsidP="00736BF2">
      <w:pPr>
        <w:spacing w:before="100" w:beforeAutospacing="1" w:after="100" w:afterAutospacing="1" w:line="240" w:lineRule="auto"/>
        <w:rPr>
          <w:rFonts w:ascii="Times New Roman" w:hAnsi="Times New Roman" w:cs="Times New Roman"/>
          <w:b/>
          <w:bCs/>
          <w:sz w:val="24"/>
          <w:szCs w:val="24"/>
        </w:rPr>
      </w:pPr>
      <w:r w:rsidRPr="0026276D">
        <w:rPr>
          <w:rFonts w:ascii="Times New Roman" w:hAnsi="Times New Roman" w:cs="Times New Roman"/>
          <w:b/>
          <w:bCs/>
          <w:sz w:val="24"/>
          <w:szCs w:val="24"/>
        </w:rPr>
        <w:t>2.9 Protocol Deviations</w:t>
      </w:r>
    </w:p>
    <w:p w14:paraId="41603FEA" w14:textId="75F45594" w:rsidR="0026276D" w:rsidRDefault="008628E3" w:rsidP="0026276D">
      <w:pPr>
        <w:spacing w:before="100" w:beforeAutospacing="1" w:after="100" w:afterAutospacing="1" w:line="240" w:lineRule="auto"/>
        <w:jc w:val="both"/>
        <w:rPr>
          <w:rFonts w:ascii="Times New Roman" w:hAnsi="Times New Roman" w:cs="Times New Roman"/>
          <w:sz w:val="24"/>
          <w:szCs w:val="24"/>
        </w:rPr>
      </w:pPr>
      <w:ins w:id="38" w:author="Sukhpal Trehan" w:date="2026-05-10T23:17:00Z" w16du:dateUtc="2026-05-10T17:47:00Z">
        <w:r>
          <w:rPr>
            <w:rFonts w:ascii="Times New Roman" w:hAnsi="Times New Roman" w:cs="Times New Roman"/>
            <w:sz w:val="24"/>
            <w:szCs w:val="24"/>
          </w:rPr>
          <w:t xml:space="preserve">Lot of repetition </w:t>
        </w:r>
      </w:ins>
      <w:r w:rsidR="0026276D" w:rsidRPr="0026276D">
        <w:rPr>
          <w:rFonts w:ascii="Times New Roman" w:hAnsi="Times New Roman" w:cs="Times New Roman"/>
          <w:sz w:val="24"/>
          <w:szCs w:val="24"/>
        </w:rPr>
        <w:t xml:space="preserve">The review protocol was prospectively registered in PROSPERO as a systematic review and meta-analysis. A meta-analysis was planned a priori and specified in the protocol as conditional upon the availability of at least three observational studies reporting statistically comparable effect sizes. However, only one eligible study met the inclusion criteria, and </w:t>
      </w:r>
      <w:r w:rsidR="00D35B13">
        <w:rPr>
          <w:rFonts w:ascii="Times New Roman" w:hAnsi="Times New Roman" w:cs="Times New Roman"/>
          <w:sz w:val="24"/>
          <w:szCs w:val="24"/>
        </w:rPr>
        <w:t xml:space="preserve">the </w:t>
      </w:r>
      <w:r w:rsidR="0026276D" w:rsidRPr="0026276D">
        <w:rPr>
          <w:rFonts w:ascii="Times New Roman" w:hAnsi="Times New Roman" w:cs="Times New Roman"/>
          <w:sz w:val="24"/>
          <w:szCs w:val="24"/>
        </w:rPr>
        <w:t xml:space="preserve">effect sizes were not comparable across </w:t>
      </w:r>
      <w:r w:rsidR="00D35B13">
        <w:rPr>
          <w:rFonts w:ascii="Times New Roman" w:hAnsi="Times New Roman" w:cs="Times New Roman"/>
          <w:sz w:val="24"/>
          <w:szCs w:val="24"/>
        </w:rPr>
        <w:t>the</w:t>
      </w:r>
      <w:r w:rsidR="0026276D" w:rsidRPr="0026276D">
        <w:rPr>
          <w:rFonts w:ascii="Times New Roman" w:hAnsi="Times New Roman" w:cs="Times New Roman"/>
          <w:sz w:val="24"/>
          <w:szCs w:val="24"/>
        </w:rPr>
        <w:t xml:space="preserve"> </w:t>
      </w:r>
      <w:r w:rsidR="00D35B13">
        <w:rPr>
          <w:rFonts w:ascii="Times New Roman" w:hAnsi="Times New Roman" w:cs="Times New Roman"/>
          <w:sz w:val="24"/>
          <w:szCs w:val="24"/>
        </w:rPr>
        <w:t>additional</w:t>
      </w:r>
      <w:r w:rsidR="0026276D" w:rsidRPr="0026276D">
        <w:rPr>
          <w:rFonts w:ascii="Times New Roman" w:hAnsi="Times New Roman" w:cs="Times New Roman"/>
          <w:sz w:val="24"/>
          <w:szCs w:val="24"/>
        </w:rPr>
        <w:t xml:space="preserve"> studies</w:t>
      </w:r>
      <w:r w:rsidR="00D35B13">
        <w:rPr>
          <w:rFonts w:ascii="Times New Roman" w:hAnsi="Times New Roman" w:cs="Times New Roman"/>
          <w:sz w:val="24"/>
          <w:szCs w:val="24"/>
        </w:rPr>
        <w:t xml:space="preserve"> screened</w:t>
      </w:r>
      <w:r w:rsidR="0026276D" w:rsidRPr="0026276D">
        <w:rPr>
          <w:rFonts w:ascii="Times New Roman" w:hAnsi="Times New Roman" w:cs="Times New Roman"/>
          <w:sz w:val="24"/>
          <w:szCs w:val="24"/>
        </w:rPr>
        <w:t>. As a result, statistical pooling was not feasible. The review</w:t>
      </w:r>
      <w:r w:rsidR="00D35B13">
        <w:rPr>
          <w:rFonts w:ascii="Times New Roman" w:hAnsi="Times New Roman" w:cs="Times New Roman"/>
          <w:sz w:val="24"/>
          <w:szCs w:val="24"/>
        </w:rPr>
        <w:t>,</w:t>
      </w:r>
      <w:r w:rsidR="0026276D" w:rsidRPr="0026276D">
        <w:rPr>
          <w:rFonts w:ascii="Times New Roman" w:hAnsi="Times New Roman" w:cs="Times New Roman"/>
          <w:sz w:val="24"/>
          <w:szCs w:val="24"/>
        </w:rPr>
        <w:t xml:space="preserve"> therefore</w:t>
      </w:r>
      <w:r w:rsidR="00D35B13">
        <w:rPr>
          <w:rFonts w:ascii="Times New Roman" w:hAnsi="Times New Roman" w:cs="Times New Roman"/>
          <w:sz w:val="24"/>
          <w:szCs w:val="24"/>
        </w:rPr>
        <w:t>,</w:t>
      </w:r>
      <w:r w:rsidR="0026276D" w:rsidRPr="0026276D">
        <w:rPr>
          <w:rFonts w:ascii="Times New Roman" w:hAnsi="Times New Roman" w:cs="Times New Roman"/>
          <w:sz w:val="24"/>
          <w:szCs w:val="24"/>
        </w:rPr>
        <w:t xml:space="preserve"> followed the protocol-specified alternative approach of narrative synthesis for heterogeneous evidence. This deviation reflects a methodological feasibility constraint rather than a conceptual change and does not alter the primary review question.</w:t>
      </w:r>
    </w:p>
    <w:p w14:paraId="1A419570" w14:textId="7FEF2B15" w:rsidR="001A42E4" w:rsidRPr="00C97E19" w:rsidRDefault="001A42E4" w:rsidP="0026276D">
      <w:pPr>
        <w:spacing w:before="100" w:beforeAutospacing="1" w:after="100" w:afterAutospacing="1" w:line="240" w:lineRule="auto"/>
        <w:jc w:val="both"/>
        <w:rPr>
          <w:rStyle w:val="Strong"/>
          <w:rFonts w:ascii="Times New Roman" w:hAnsi="Times New Roman" w:cs="Times New Roman"/>
          <w:sz w:val="24"/>
          <w:szCs w:val="24"/>
        </w:rPr>
      </w:pPr>
      <w:r w:rsidRPr="00C97E19">
        <w:rPr>
          <w:rStyle w:val="Strong"/>
          <w:rFonts w:ascii="Times New Roman" w:hAnsi="Times New Roman" w:cs="Times New Roman"/>
          <w:sz w:val="24"/>
          <w:szCs w:val="24"/>
        </w:rPr>
        <w:t xml:space="preserve">2.10 </w:t>
      </w:r>
      <w:r w:rsidR="00C97E19" w:rsidRPr="00C97E19">
        <w:rPr>
          <w:rFonts w:ascii="Times New Roman" w:hAnsi="Times New Roman" w:cs="Times New Roman"/>
          <w:b/>
          <w:bCs/>
          <w:sz w:val="24"/>
          <w:szCs w:val="24"/>
        </w:rPr>
        <w:t>Protocol Amendments</w:t>
      </w:r>
    </w:p>
    <w:p w14:paraId="4D3432C6" w14:textId="610EACAC" w:rsidR="001A42E4" w:rsidRPr="001A42E4" w:rsidRDefault="001A42E4" w:rsidP="0026276D">
      <w:pPr>
        <w:spacing w:before="100" w:beforeAutospacing="1" w:after="100" w:afterAutospacing="1" w:line="240" w:lineRule="auto"/>
        <w:jc w:val="both"/>
        <w:rPr>
          <w:rFonts w:ascii="Times New Roman" w:hAnsi="Times New Roman" w:cs="Times New Roman"/>
          <w:sz w:val="28"/>
          <w:szCs w:val="28"/>
        </w:rPr>
      </w:pPr>
      <w:r w:rsidRPr="001A42E4">
        <w:rPr>
          <w:rFonts w:ascii="Times New Roman" w:hAnsi="Times New Roman" w:cs="Times New Roman"/>
          <w:sz w:val="24"/>
          <w:szCs w:val="24"/>
        </w:rPr>
        <w:t>As specified in the registered protocol, the primary quantitative effect measure for synthesizing the relationship between nurse manager emotional intelligence and staff nurse job satisfaction was the Pearson correlation coefficient (r), with planned Fisher’s z transformation and random-effects meta-analysis conditional upon the availability of at least three statistically comparable effect sizes. This condition was not met during evidence retrieval, as only one eligible observational study reported directly relevant association data. As a result, statistical pooling was not feasible and a narrative synthesis approach was applied in accordance with the protocol-specified alternative for heterogeneous or insufficient data. No other deviations from the planned methodology occurred.</w:t>
      </w:r>
    </w:p>
    <w:p w14:paraId="0379FE90" w14:textId="351FA013" w:rsidR="009019F1" w:rsidRPr="009019F1" w:rsidRDefault="009019F1" w:rsidP="009019F1">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3</w:t>
      </w:r>
      <w:r w:rsidRPr="009019F1">
        <w:rPr>
          <w:rFonts w:ascii="Times New Roman" w:hAnsi="Times New Roman" w:cs="Times New Roman"/>
          <w:b/>
          <w:bCs/>
          <w:sz w:val="24"/>
          <w:szCs w:val="24"/>
        </w:rPr>
        <w:t xml:space="preserve">. </w:t>
      </w:r>
      <w:r>
        <w:rPr>
          <w:rFonts w:ascii="Times New Roman" w:hAnsi="Times New Roman" w:cs="Times New Roman"/>
          <w:b/>
          <w:bCs/>
          <w:sz w:val="24"/>
          <w:szCs w:val="24"/>
        </w:rPr>
        <w:t>RESULTS</w:t>
      </w:r>
      <w:r w:rsidRPr="009019F1">
        <w:rPr>
          <w:rFonts w:ascii="Times New Roman" w:hAnsi="Times New Roman" w:cs="Times New Roman"/>
          <w:b/>
          <w:bCs/>
          <w:sz w:val="24"/>
          <w:szCs w:val="24"/>
        </w:rPr>
        <w:t xml:space="preserve"> </w:t>
      </w:r>
    </w:p>
    <w:p w14:paraId="75C52734" w14:textId="77777777" w:rsidR="00736BF2" w:rsidRPr="009019F1" w:rsidRDefault="00736BF2" w:rsidP="009019F1">
      <w:pPr>
        <w:rPr>
          <w:rFonts w:ascii="Times New Roman" w:hAnsi="Times New Roman" w:cs="Times New Roman"/>
          <w:b/>
          <w:bCs/>
          <w:sz w:val="24"/>
          <w:szCs w:val="24"/>
        </w:rPr>
      </w:pPr>
      <w:r w:rsidRPr="009019F1">
        <w:rPr>
          <w:rFonts w:ascii="Times New Roman" w:hAnsi="Times New Roman" w:cs="Times New Roman"/>
          <w:b/>
          <w:bCs/>
          <w:sz w:val="24"/>
          <w:szCs w:val="24"/>
        </w:rPr>
        <w:t>3.1 Study Selection</w:t>
      </w:r>
    </w:p>
    <w:p w14:paraId="4EE5D95A" w14:textId="42E154EB" w:rsidR="000D73C3" w:rsidRDefault="00736BF2" w:rsidP="000D73C3">
      <w:pPr>
        <w:pStyle w:val="NormalWeb"/>
        <w:jc w:val="both"/>
      </w:pPr>
      <w:r w:rsidRPr="009019F1">
        <w:t xml:space="preserve">The initial database search identified 112 records through PubMed and Scopus. After removal of 8 duplicates, 104 records remained for title and abstract screening. Of these, 102 records were excluded for </w:t>
      </w:r>
      <w:r w:rsidR="00C92DB4">
        <w:t>failing to meet</w:t>
      </w:r>
      <w:r w:rsidRPr="009019F1">
        <w:t xml:space="preserve"> eligibility criteria. Two full-text articles were assessed for eligibility</w:t>
      </w:r>
      <w:r w:rsidR="00C92DB4">
        <w:t>; 1 was excluded because it measured EI among</w:t>
      </w:r>
      <w:r w:rsidR="000D73C3" w:rsidRPr="000D73C3">
        <w:t xml:space="preserve"> nurses rather than nurse managers</w:t>
      </w:r>
      <w:r w:rsidRPr="009019F1">
        <w:t>. One study met the inclusion criteria and was included in the final synthesis</w:t>
      </w:r>
      <w:r w:rsidR="007C1975">
        <w:t>¹</w:t>
      </w:r>
      <w:r w:rsidR="007C1975" w:rsidRPr="007C1975">
        <w:rPr>
          <w:rFonts w:asciiTheme="minorHAnsi" w:eastAsiaTheme="minorHAnsi" w:hAnsiTheme="minorHAnsi" w:cstheme="minorBidi"/>
          <w:sz w:val="22"/>
          <w:szCs w:val="22"/>
          <w:lang w:eastAsia="en-US"/>
        </w:rPr>
        <w:t xml:space="preserve"> </w:t>
      </w:r>
      <w:r w:rsidR="007C1975" w:rsidRPr="007C1975">
        <w:t>[Coladonato &amp; Manning, 2017]</w:t>
      </w:r>
      <w:r w:rsidRPr="009019F1">
        <w:t>. The study selection process is presented in the PRISMA 2020 flow diagram (Figure 1).</w:t>
      </w:r>
      <w:r w:rsidRPr="009019F1">
        <w:rPr>
          <w:vertAlign w:val="superscript"/>
        </w:rPr>
        <w:t>1</w:t>
      </w:r>
      <w:r w:rsidR="000D73C3" w:rsidRPr="000D73C3">
        <w:rPr>
          <w:b/>
          <w:bCs/>
          <w:sz w:val="27"/>
          <w:szCs w:val="27"/>
        </w:rPr>
        <w:t xml:space="preserve"> </w:t>
      </w:r>
      <w:r w:rsidR="000D73C3" w:rsidRPr="000D73C3">
        <w:t xml:space="preserve">This review was conducted and reported in accordance with the PRISMA 2020 statement. The PRISMA 2020 Checklist is provided in Supplementary File </w:t>
      </w:r>
      <w:r w:rsidR="000D73C3">
        <w:t xml:space="preserve">2. </w:t>
      </w:r>
    </w:p>
    <w:p w14:paraId="1B0683DC" w14:textId="1048AB71" w:rsidR="00D6441A" w:rsidRPr="000D73C3" w:rsidRDefault="00BF721C" w:rsidP="000D73C3">
      <w:pPr>
        <w:pStyle w:val="NormalWeb"/>
        <w:jc w:val="both"/>
        <w:rPr>
          <w:b/>
          <w:bCs/>
          <w:vertAlign w:val="superscript"/>
        </w:rPr>
      </w:pPr>
      <w:r w:rsidRPr="00BF721C">
        <w:t>Only one study met eligibility criteria; therefore, meta-analysis could not be conducted and findings were synthesized narratively.</w:t>
      </w:r>
    </w:p>
    <w:p w14:paraId="2DF9025A" w14:textId="77777777" w:rsidR="0033091E" w:rsidRDefault="0033091E" w:rsidP="0033091E">
      <w:pPr>
        <w:pStyle w:val="NormalWeb"/>
        <w:spacing w:before="0" w:beforeAutospacing="0" w:after="0" w:afterAutospacing="0"/>
        <w:rPr>
          <w:rStyle w:val="Strong"/>
          <w:color w:val="000000" w:themeColor="text1"/>
        </w:rPr>
      </w:pPr>
    </w:p>
    <w:p w14:paraId="48119959" w14:textId="1E5A9335" w:rsidR="0033091E" w:rsidRDefault="00C92DB4" w:rsidP="0033091E">
      <w:pPr>
        <w:pStyle w:val="NormalWeb"/>
        <w:spacing w:before="0" w:beforeAutospacing="0" w:after="0" w:afterAutospacing="0"/>
        <w:rPr>
          <w:rStyle w:val="Strong"/>
          <w:color w:val="000000" w:themeColor="text1"/>
        </w:rPr>
      </w:pPr>
      <w:r w:rsidRPr="00C92DB4">
        <w:rPr>
          <w:rStyle w:val="Strong"/>
          <w:noProof/>
          <w:color w:val="000000" w:themeColor="text1"/>
        </w:rPr>
        <w:drawing>
          <wp:inline distT="0" distB="0" distL="0" distR="0" wp14:anchorId="13CE0EBB" wp14:editId="79117562">
            <wp:extent cx="5731510" cy="4653280"/>
            <wp:effectExtent l="19050" t="19050" r="21590" b="13970"/>
            <wp:docPr id="121988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84704" name=""/>
                    <pic:cNvPicPr/>
                  </pic:nvPicPr>
                  <pic:blipFill>
                    <a:blip r:embed="rId7">
                      <a:extLst>
                        <a:ext uri="{BEBA8EAE-BF5A-486C-A8C5-ECC9F3942E4B}">
                          <a14:imgProps xmlns:a14="http://schemas.microsoft.com/office/drawing/2010/main">
                            <a14:imgLayer r:embed="rId8">
                              <a14:imgEffect>
                                <a14:saturation sat="400000"/>
                              </a14:imgEffect>
                            </a14:imgLayer>
                          </a14:imgProps>
                        </a:ext>
                      </a:extLst>
                    </a:blip>
                    <a:stretch>
                      <a:fillRect/>
                    </a:stretch>
                  </pic:blipFill>
                  <pic:spPr>
                    <a:xfrm>
                      <a:off x="0" y="0"/>
                      <a:ext cx="5731510" cy="4653280"/>
                    </a:xfrm>
                    <a:prstGeom prst="rect">
                      <a:avLst/>
                    </a:prstGeom>
                    <a:ln w="3175">
                      <a:solidFill>
                        <a:schemeClr val="tx1"/>
                      </a:solidFill>
                    </a:ln>
                  </pic:spPr>
                </pic:pic>
              </a:graphicData>
            </a:graphic>
          </wp:inline>
        </w:drawing>
      </w:r>
    </w:p>
    <w:p w14:paraId="12A50D57" w14:textId="77777777" w:rsidR="0033091E" w:rsidRDefault="0033091E" w:rsidP="0033091E">
      <w:pPr>
        <w:pStyle w:val="NormalWeb"/>
        <w:spacing w:before="0" w:beforeAutospacing="0" w:after="0" w:afterAutospacing="0"/>
        <w:rPr>
          <w:rStyle w:val="Strong"/>
          <w:color w:val="000000" w:themeColor="text1"/>
        </w:rPr>
      </w:pPr>
    </w:p>
    <w:p w14:paraId="0BE6A19A" w14:textId="66305F4A" w:rsidR="008628E3" w:rsidRDefault="008628E3" w:rsidP="0033091E">
      <w:pPr>
        <w:pStyle w:val="NormalWeb"/>
        <w:spacing w:before="0" w:beforeAutospacing="0" w:after="0" w:afterAutospacing="0"/>
        <w:rPr>
          <w:ins w:id="39" w:author="Sukhpal Trehan" w:date="2026-05-10T23:19:00Z" w16du:dateUtc="2026-05-10T17:49:00Z"/>
          <w:rStyle w:val="Strong"/>
          <w:color w:val="000000" w:themeColor="text1"/>
        </w:rPr>
      </w:pPr>
      <w:ins w:id="40" w:author="Sukhpal Trehan" w:date="2026-05-10T23:19:00Z" w16du:dateUtc="2026-05-10T17:49:00Z">
        <w:r>
          <w:rPr>
            <w:rStyle w:val="Strong"/>
            <w:color w:val="000000" w:themeColor="text1"/>
          </w:rPr>
          <w:t>Wrong diagram. Why adapted, should be your own</w:t>
        </w:r>
      </w:ins>
    </w:p>
    <w:p w14:paraId="24E8A81F" w14:textId="330CC4CC" w:rsidR="00736BF2" w:rsidRPr="009019F1" w:rsidRDefault="00736BF2" w:rsidP="0033091E">
      <w:pPr>
        <w:pStyle w:val="NormalWeb"/>
        <w:spacing w:before="0" w:beforeAutospacing="0" w:after="0" w:afterAutospacing="0"/>
        <w:rPr>
          <w:color w:val="000000" w:themeColor="text1"/>
        </w:rPr>
      </w:pPr>
      <w:r w:rsidRPr="009019F1">
        <w:rPr>
          <w:rStyle w:val="Strong"/>
          <w:color w:val="000000" w:themeColor="text1"/>
        </w:rPr>
        <w:t>3.2 Study Characteristics</w:t>
      </w:r>
    </w:p>
    <w:p w14:paraId="14F57355" w14:textId="333596E4" w:rsidR="0033091E" w:rsidRDefault="00736BF2" w:rsidP="0033091E">
      <w:pPr>
        <w:pStyle w:val="NormalWeb"/>
        <w:jc w:val="both"/>
      </w:pPr>
      <w:r w:rsidRPr="009019F1">
        <w:t>The included study</w:t>
      </w:r>
      <w:r w:rsidR="007C1975">
        <w:t>¹</w:t>
      </w:r>
      <w:r w:rsidRPr="009019F1">
        <w:t xml:space="preserve"> was a descriptive cross-sectional design conducted at a single 245-bed not-for-profit community hospital in southeastern Pennsylvania, United States. The nurse leader sample consisted of 20 inpatient nurse directors and nurse managers, while clinical nurse job satisfaction data were available for 476 direct care nurses through the National Database of Nursing Quality Indicators® (NDNQI®) survey. </w:t>
      </w:r>
      <w:del w:id="41" w:author="Sukhpal Trehan" w:date="2026-05-10T23:19:00Z" w16du:dateUtc="2026-05-10T17:49:00Z">
        <w:r w:rsidRPr="009019F1" w:rsidDel="008628E3">
          <w:delText xml:space="preserve">Emotional </w:delText>
        </w:r>
      </w:del>
      <w:ins w:id="42" w:author="Sukhpal Trehan" w:date="2026-05-10T23:19:00Z" w16du:dateUtc="2026-05-10T17:49:00Z">
        <w:r w:rsidR="008628E3">
          <w:t>The emotional</w:t>
        </w:r>
        <w:r w:rsidR="008628E3" w:rsidRPr="009019F1">
          <w:t xml:space="preserve"> </w:t>
        </w:r>
      </w:ins>
      <w:r w:rsidRPr="009019F1">
        <w:t>intelligence of nurse leaders was measured using the EQ-</w:t>
      </w:r>
      <w:proofErr w:type="spellStart"/>
      <w:r w:rsidRPr="009019F1">
        <w:t>i</w:t>
      </w:r>
      <w:proofErr w:type="spellEnd"/>
      <w:r w:rsidRPr="009019F1">
        <w:t xml:space="preserve"> 2.0 instrument, which captures EI across five composite domains and 15 subscales. Clinical nurse job satisfaction was assessed using the job enjoyment subscale of the NDNQI survey, and nurse manager ability, leadership, and support was assessed using the corresponding NDNQI subscale. The study reported descriptive statistics for EI and job satisfaction scores and conducted correlation and regression analyses to determine associations between variables</w:t>
      </w:r>
      <w:r w:rsidR="00BF721C">
        <w:t>. The characteristics of the included study are summarized in Table 1</w:t>
      </w:r>
      <w:r w:rsidR="0033091E">
        <w:t>.</w:t>
      </w:r>
    </w:p>
    <w:p w14:paraId="25128C96" w14:textId="08175496" w:rsidR="00736BF2" w:rsidRPr="009019F1" w:rsidRDefault="00736BF2" w:rsidP="009019F1">
      <w:pPr>
        <w:pStyle w:val="Heading1"/>
        <w:jc w:val="center"/>
        <w:rPr>
          <w:rFonts w:ascii="Times New Roman" w:hAnsi="Times New Roman" w:cs="Times New Roman"/>
          <w:color w:val="000000" w:themeColor="text1"/>
          <w:sz w:val="24"/>
          <w:szCs w:val="24"/>
        </w:rPr>
      </w:pPr>
      <w:r w:rsidRPr="009019F1">
        <w:rPr>
          <w:rStyle w:val="Strong"/>
          <w:rFonts w:ascii="Times New Roman" w:hAnsi="Times New Roman" w:cs="Times New Roman"/>
          <w:color w:val="000000" w:themeColor="text1"/>
          <w:sz w:val="24"/>
          <w:szCs w:val="24"/>
        </w:rPr>
        <w:t>Table 1. Characteristics of Included Study</w:t>
      </w:r>
      <w:ins w:id="43" w:author="Sukhpal Trehan" w:date="2026-05-10T23:20:00Z" w16du:dateUtc="2026-05-10T17:50:00Z">
        <w:r w:rsidR="008628E3">
          <w:rPr>
            <w:rStyle w:val="Strong"/>
            <w:rFonts w:ascii="Times New Roman" w:hAnsi="Times New Roman" w:cs="Times New Roman"/>
            <w:color w:val="000000" w:themeColor="text1"/>
            <w:sz w:val="24"/>
            <w:szCs w:val="24"/>
          </w:rPr>
          <w:t xml:space="preserve"> we need to add more</w:t>
        </w:r>
      </w:ins>
    </w:p>
    <w:tbl>
      <w:tblPr>
        <w:tblStyle w:val="TableGrid"/>
        <w:tblW w:w="9776" w:type="dxa"/>
        <w:tblLook w:val="04A0" w:firstRow="1" w:lastRow="0" w:firstColumn="1" w:lastColumn="0" w:noHBand="0" w:noVBand="1"/>
      </w:tblPr>
      <w:tblGrid>
        <w:gridCol w:w="2176"/>
        <w:gridCol w:w="7600"/>
      </w:tblGrid>
      <w:tr w:rsidR="00BF721C" w:rsidRPr="00BF721C" w14:paraId="04619A23" w14:textId="77777777" w:rsidTr="00BF721C">
        <w:tc>
          <w:tcPr>
            <w:tcW w:w="0" w:type="auto"/>
            <w:hideMark/>
          </w:tcPr>
          <w:p w14:paraId="625E7781" w14:textId="77777777" w:rsidR="00BF721C" w:rsidRPr="00BF721C" w:rsidRDefault="00BF721C" w:rsidP="00BF721C">
            <w:pPr>
              <w:pStyle w:val="Heading3"/>
              <w:spacing w:line="259" w:lineRule="auto"/>
              <w:rPr>
                <w:rFonts w:ascii="Times New Roman" w:hAnsi="Times New Roman" w:cs="Times New Roman"/>
                <w:b/>
                <w:bCs/>
                <w:color w:val="000000" w:themeColor="text1"/>
              </w:rPr>
            </w:pPr>
            <w:r w:rsidRPr="00BF721C">
              <w:rPr>
                <w:rFonts w:ascii="Times New Roman" w:hAnsi="Times New Roman" w:cs="Times New Roman"/>
                <w:b/>
                <w:bCs/>
                <w:color w:val="000000" w:themeColor="text1"/>
              </w:rPr>
              <w:t>Field</w:t>
            </w:r>
          </w:p>
        </w:tc>
        <w:tc>
          <w:tcPr>
            <w:tcW w:w="7600" w:type="dxa"/>
            <w:hideMark/>
          </w:tcPr>
          <w:p w14:paraId="5D1B88F2" w14:textId="77777777" w:rsidR="00BF721C" w:rsidRPr="00BF721C" w:rsidRDefault="00BF721C" w:rsidP="00BF721C">
            <w:pPr>
              <w:pStyle w:val="Heading3"/>
              <w:spacing w:line="259" w:lineRule="auto"/>
              <w:rPr>
                <w:rFonts w:ascii="Times New Roman" w:hAnsi="Times New Roman" w:cs="Times New Roman"/>
                <w:b/>
                <w:bCs/>
                <w:color w:val="000000" w:themeColor="text1"/>
              </w:rPr>
            </w:pPr>
            <w:r w:rsidRPr="00BF721C">
              <w:rPr>
                <w:rFonts w:ascii="Times New Roman" w:hAnsi="Times New Roman" w:cs="Times New Roman"/>
                <w:b/>
                <w:bCs/>
                <w:color w:val="000000" w:themeColor="text1"/>
              </w:rPr>
              <w:t>Description</w:t>
            </w:r>
          </w:p>
        </w:tc>
      </w:tr>
      <w:tr w:rsidR="00BF721C" w:rsidRPr="00BF721C" w14:paraId="67BBD785" w14:textId="77777777" w:rsidTr="00BF721C">
        <w:tc>
          <w:tcPr>
            <w:tcW w:w="0" w:type="auto"/>
            <w:hideMark/>
          </w:tcPr>
          <w:p w14:paraId="2F62EB9C"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Study ID</w:t>
            </w:r>
          </w:p>
        </w:tc>
        <w:tc>
          <w:tcPr>
            <w:tcW w:w="7600" w:type="dxa"/>
            <w:hideMark/>
          </w:tcPr>
          <w:p w14:paraId="00F590AC" w14:textId="6D4B9AA0"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Coladonato &amp; Manning, 2017</w:t>
            </w:r>
            <w:r w:rsidR="007C1975">
              <w:t>¹</w:t>
            </w:r>
            <w:r w:rsidR="00F7000C">
              <w:rPr>
                <w:rFonts w:ascii="Times New Roman" w:hAnsi="Times New Roman" w:cs="Times New Roman"/>
                <w:color w:val="000000" w:themeColor="text1"/>
              </w:rPr>
              <w:t xml:space="preserve">, </w:t>
            </w:r>
            <w:r w:rsidR="00F7000C" w:rsidRPr="00F7000C">
              <w:rPr>
                <w:rFonts w:ascii="Times New Roman" w:hAnsi="Times New Roman" w:cs="Times New Roman"/>
                <w:i/>
                <w:iCs/>
                <w:color w:val="000000" w:themeColor="text1"/>
              </w:rPr>
              <w:t>DOI: </w:t>
            </w:r>
            <w:r w:rsidR="00F7000C" w:rsidRPr="00F7000C">
              <w:rPr>
                <w:rFonts w:ascii="Times New Roman" w:hAnsi="Times New Roman" w:cs="Times New Roman"/>
                <w:color w:val="000000" w:themeColor="text1"/>
              </w:rPr>
              <w:t>10.1097/01.NUMA.0000522174.00393.f2</w:t>
            </w:r>
          </w:p>
        </w:tc>
      </w:tr>
      <w:tr w:rsidR="00BF721C" w:rsidRPr="00BF721C" w14:paraId="670EDE51" w14:textId="77777777" w:rsidTr="00BF721C">
        <w:tc>
          <w:tcPr>
            <w:tcW w:w="0" w:type="auto"/>
            <w:hideMark/>
          </w:tcPr>
          <w:p w14:paraId="2C47FCA2"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Country</w:t>
            </w:r>
          </w:p>
        </w:tc>
        <w:tc>
          <w:tcPr>
            <w:tcW w:w="7600" w:type="dxa"/>
            <w:hideMark/>
          </w:tcPr>
          <w:p w14:paraId="60B3A6B2"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United States</w:t>
            </w:r>
          </w:p>
        </w:tc>
      </w:tr>
      <w:tr w:rsidR="00BF721C" w:rsidRPr="00BF721C" w14:paraId="51DC34AE" w14:textId="77777777" w:rsidTr="00BF721C">
        <w:tc>
          <w:tcPr>
            <w:tcW w:w="0" w:type="auto"/>
            <w:hideMark/>
          </w:tcPr>
          <w:p w14:paraId="4073B998"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Setting</w:t>
            </w:r>
          </w:p>
        </w:tc>
        <w:tc>
          <w:tcPr>
            <w:tcW w:w="7600" w:type="dxa"/>
            <w:hideMark/>
          </w:tcPr>
          <w:p w14:paraId="32A3D2D6"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245-bed not-for-profit community hospital, Southeastern Pennsylvania</w:t>
            </w:r>
          </w:p>
        </w:tc>
      </w:tr>
      <w:tr w:rsidR="00BF721C" w:rsidRPr="00BF721C" w14:paraId="7791ED13" w14:textId="77777777" w:rsidTr="00BF721C">
        <w:tc>
          <w:tcPr>
            <w:tcW w:w="0" w:type="auto"/>
            <w:hideMark/>
          </w:tcPr>
          <w:p w14:paraId="07DDE85B"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Study Design</w:t>
            </w:r>
          </w:p>
        </w:tc>
        <w:tc>
          <w:tcPr>
            <w:tcW w:w="7600" w:type="dxa"/>
            <w:hideMark/>
          </w:tcPr>
          <w:p w14:paraId="6727A92C"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Descriptive cross-sectional</w:t>
            </w:r>
          </w:p>
        </w:tc>
      </w:tr>
      <w:tr w:rsidR="00BF721C" w:rsidRPr="00BF721C" w14:paraId="635031D0" w14:textId="77777777" w:rsidTr="00BF721C">
        <w:tc>
          <w:tcPr>
            <w:tcW w:w="0" w:type="auto"/>
            <w:hideMark/>
          </w:tcPr>
          <w:p w14:paraId="3440E7EA"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Participants / Sample Size</w:t>
            </w:r>
          </w:p>
        </w:tc>
        <w:tc>
          <w:tcPr>
            <w:tcW w:w="7600" w:type="dxa"/>
            <w:hideMark/>
          </w:tcPr>
          <w:p w14:paraId="390DD925"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Nurse leaders: n = 20 (100% female, age 35–69, 65% managers, 35% directors); Staff nurses: n = 476 (NDNQI® survey respondents)</w:t>
            </w:r>
          </w:p>
        </w:tc>
      </w:tr>
      <w:tr w:rsidR="00BF721C" w:rsidRPr="00BF721C" w14:paraId="68EF3817" w14:textId="77777777" w:rsidTr="00BF721C">
        <w:tc>
          <w:tcPr>
            <w:tcW w:w="0" w:type="auto"/>
            <w:hideMark/>
          </w:tcPr>
          <w:p w14:paraId="1693DC72"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EI Conceptual Model</w:t>
            </w:r>
          </w:p>
        </w:tc>
        <w:tc>
          <w:tcPr>
            <w:tcW w:w="7600" w:type="dxa"/>
            <w:hideMark/>
          </w:tcPr>
          <w:p w14:paraId="417CB9C3"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Bar-On Model of Emotional–Social Intelligence</w:t>
            </w:r>
          </w:p>
        </w:tc>
      </w:tr>
      <w:tr w:rsidR="00BF721C" w:rsidRPr="00BF721C" w14:paraId="614267D2" w14:textId="77777777" w:rsidTr="00BF721C">
        <w:tc>
          <w:tcPr>
            <w:tcW w:w="0" w:type="auto"/>
            <w:hideMark/>
          </w:tcPr>
          <w:p w14:paraId="3C47CAC8"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EI Instrument (Exposure)</w:t>
            </w:r>
          </w:p>
        </w:tc>
        <w:tc>
          <w:tcPr>
            <w:tcW w:w="7600" w:type="dxa"/>
            <w:hideMark/>
          </w:tcPr>
          <w:p w14:paraId="293B413C"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EQ-</w:t>
            </w:r>
            <w:proofErr w:type="spellStart"/>
            <w:r w:rsidRPr="00BF721C">
              <w:rPr>
                <w:rFonts w:ascii="Times New Roman" w:hAnsi="Times New Roman" w:cs="Times New Roman"/>
                <w:color w:val="000000" w:themeColor="text1"/>
              </w:rPr>
              <w:t>i</w:t>
            </w:r>
            <w:proofErr w:type="spellEnd"/>
            <w:r w:rsidRPr="00BF721C">
              <w:rPr>
                <w:rFonts w:ascii="Times New Roman" w:hAnsi="Times New Roman" w:cs="Times New Roman"/>
                <w:color w:val="000000" w:themeColor="text1"/>
              </w:rPr>
              <w:t xml:space="preserve"> 2.0 (133 items, 5-point Likert scale, self-report); Composite scales: Self-Perception, Self-Expression, Interpersonal, Decision-Making, Stress Management</w:t>
            </w:r>
          </w:p>
        </w:tc>
      </w:tr>
      <w:tr w:rsidR="00BF721C" w:rsidRPr="00BF721C" w14:paraId="39F8481D" w14:textId="77777777" w:rsidTr="00BF721C">
        <w:tc>
          <w:tcPr>
            <w:tcW w:w="0" w:type="auto"/>
            <w:hideMark/>
          </w:tcPr>
          <w:p w14:paraId="4B95D900"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Outcome Instruments (Job Satisfaction)</w:t>
            </w:r>
          </w:p>
        </w:tc>
        <w:tc>
          <w:tcPr>
            <w:tcW w:w="7600" w:type="dxa"/>
            <w:hideMark/>
          </w:tcPr>
          <w:p w14:paraId="4EB2BC8D"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NDNQI® Job Enjoyment Scale; NDNQI® Nurse Manager Ability, Leadership &amp; Support Scale</w:t>
            </w:r>
          </w:p>
        </w:tc>
      </w:tr>
      <w:tr w:rsidR="00BF721C" w:rsidRPr="00BF721C" w14:paraId="6FE781C0" w14:textId="77777777" w:rsidTr="00BF721C">
        <w:tc>
          <w:tcPr>
            <w:tcW w:w="0" w:type="auto"/>
            <w:hideMark/>
          </w:tcPr>
          <w:p w14:paraId="04F340AD"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Outcome Measurement Properties</w:t>
            </w:r>
          </w:p>
        </w:tc>
        <w:tc>
          <w:tcPr>
            <w:tcW w:w="7600" w:type="dxa"/>
            <w:hideMark/>
          </w:tcPr>
          <w:p w14:paraId="0304F2E9"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 xml:space="preserve">Job enjoyment: 7 items, 6-point Likert, T-scores (midpoint 50; &gt;60 = high); Leadership/support: 5 items, 4-point Likert, mean score &gt;2.5 </w:t>
            </w:r>
            <w:proofErr w:type="spellStart"/>
            <w:r w:rsidRPr="00BF721C">
              <w:rPr>
                <w:rFonts w:ascii="Times New Roman" w:hAnsi="Times New Roman" w:cs="Times New Roman"/>
                <w:color w:val="000000" w:themeColor="text1"/>
              </w:rPr>
              <w:t>favorable</w:t>
            </w:r>
            <w:proofErr w:type="spellEnd"/>
          </w:p>
        </w:tc>
      </w:tr>
      <w:tr w:rsidR="00BF721C" w:rsidRPr="00BF721C" w14:paraId="78B3F344" w14:textId="77777777" w:rsidTr="00BF721C">
        <w:tc>
          <w:tcPr>
            <w:tcW w:w="0" w:type="auto"/>
            <w:hideMark/>
          </w:tcPr>
          <w:p w14:paraId="1F6989EE"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Statistical Analyses Used</w:t>
            </w:r>
          </w:p>
        </w:tc>
        <w:tc>
          <w:tcPr>
            <w:tcW w:w="7600" w:type="dxa"/>
            <w:hideMark/>
          </w:tcPr>
          <w:p w14:paraId="2EDD3E83"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Descriptive statistics; One-way ANOVA; Pearson correlation; Multiple linear regression (SPSS)</w:t>
            </w:r>
          </w:p>
        </w:tc>
      </w:tr>
      <w:tr w:rsidR="00BF721C" w:rsidRPr="00BF721C" w14:paraId="3924DC4C" w14:textId="77777777" w:rsidTr="00BF721C">
        <w:tc>
          <w:tcPr>
            <w:tcW w:w="0" w:type="auto"/>
            <w:hideMark/>
          </w:tcPr>
          <w:p w14:paraId="2A886314"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Key Quantitative Findings</w:t>
            </w:r>
          </w:p>
        </w:tc>
        <w:tc>
          <w:tcPr>
            <w:tcW w:w="7600" w:type="dxa"/>
            <w:hideMark/>
          </w:tcPr>
          <w:p w14:paraId="4D4DB4FB"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No significant EI → job enjoyment effect (F(3,30)=.31, p=.822); Strong correlation between job enjoyment &amp; leadership/support (r = .82, p &lt; .01); Self-Perception composite predicted job enjoyment (β = −.75, p &lt; .05) and leadership/support (β = −.72, p &lt; .05)</w:t>
            </w:r>
          </w:p>
        </w:tc>
      </w:tr>
      <w:tr w:rsidR="00BF721C" w:rsidRPr="00BF721C" w14:paraId="4505862A" w14:textId="77777777" w:rsidTr="00BF721C">
        <w:tc>
          <w:tcPr>
            <w:tcW w:w="0" w:type="auto"/>
            <w:hideMark/>
          </w:tcPr>
          <w:p w14:paraId="562424A7"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EI Score Summary</w:t>
            </w:r>
          </w:p>
        </w:tc>
        <w:tc>
          <w:tcPr>
            <w:tcW w:w="7600" w:type="dxa"/>
            <w:hideMark/>
          </w:tcPr>
          <w:p w14:paraId="439EFABA"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Mean Total EI = 104.76 (SD 10.55), mid-range (90–110); Highest subscales: Empathy (109.82), Optimism (107.50), Emotional Self-Awareness (107.15); Lowest: Self-Actualization (97.88), Problem Solving (98.41)</w:t>
            </w:r>
          </w:p>
        </w:tc>
      </w:tr>
      <w:tr w:rsidR="00BF721C" w:rsidRPr="00BF721C" w14:paraId="70E00E88" w14:textId="77777777" w:rsidTr="00BF721C">
        <w:tc>
          <w:tcPr>
            <w:tcW w:w="0" w:type="auto"/>
            <w:hideMark/>
          </w:tcPr>
          <w:p w14:paraId="7FF8D5DE"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Outcome Score Summary</w:t>
            </w:r>
          </w:p>
        </w:tc>
        <w:tc>
          <w:tcPr>
            <w:tcW w:w="7600" w:type="dxa"/>
            <w:hideMark/>
          </w:tcPr>
          <w:p w14:paraId="083192F9"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 xml:space="preserve">Job enjoyment: Mean 61.60 (SD 7.70) → high satisfaction; Leadership/support: Mean 2.96 (SD .31) → </w:t>
            </w:r>
            <w:proofErr w:type="spellStart"/>
            <w:r w:rsidRPr="00BF721C">
              <w:rPr>
                <w:rFonts w:ascii="Times New Roman" w:hAnsi="Times New Roman" w:cs="Times New Roman"/>
                <w:color w:val="000000" w:themeColor="text1"/>
              </w:rPr>
              <w:t>favorable</w:t>
            </w:r>
            <w:proofErr w:type="spellEnd"/>
          </w:p>
        </w:tc>
      </w:tr>
      <w:tr w:rsidR="00BF721C" w:rsidRPr="00BF721C" w14:paraId="5FD57AA1" w14:textId="77777777" w:rsidTr="00BF721C">
        <w:tc>
          <w:tcPr>
            <w:tcW w:w="0" w:type="auto"/>
            <w:hideMark/>
          </w:tcPr>
          <w:p w14:paraId="5E9A5A76"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EI → JS Association Direction</w:t>
            </w:r>
          </w:p>
        </w:tc>
        <w:tc>
          <w:tcPr>
            <w:tcW w:w="7600" w:type="dxa"/>
            <w:hideMark/>
          </w:tcPr>
          <w:p w14:paraId="628D3FCD"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Indirect via leadership/support (relational pathway), not direct EI → JS effect</w:t>
            </w:r>
          </w:p>
        </w:tc>
      </w:tr>
      <w:tr w:rsidR="00BF721C" w:rsidRPr="00BF721C" w14:paraId="5419448F" w14:textId="77777777" w:rsidTr="00BF721C">
        <w:tc>
          <w:tcPr>
            <w:tcW w:w="0" w:type="auto"/>
            <w:hideMark/>
          </w:tcPr>
          <w:p w14:paraId="1BCE668E"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Risk of Bias (NOS)</w:t>
            </w:r>
          </w:p>
        </w:tc>
        <w:tc>
          <w:tcPr>
            <w:tcW w:w="7600" w:type="dxa"/>
            <w:hideMark/>
          </w:tcPr>
          <w:p w14:paraId="584116EC"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7/9 → Low Risk of Bias (per Supplementary NOS scoring)</w:t>
            </w:r>
          </w:p>
        </w:tc>
      </w:tr>
      <w:tr w:rsidR="00BF721C" w:rsidRPr="00BF721C" w14:paraId="4C4DC806" w14:textId="77777777" w:rsidTr="00BF721C">
        <w:tc>
          <w:tcPr>
            <w:tcW w:w="0" w:type="auto"/>
            <w:hideMark/>
          </w:tcPr>
          <w:p w14:paraId="68680035"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Evidence Level (JBI)</w:t>
            </w:r>
          </w:p>
        </w:tc>
        <w:tc>
          <w:tcPr>
            <w:tcW w:w="7600" w:type="dxa"/>
            <w:hideMark/>
          </w:tcPr>
          <w:p w14:paraId="78DCDE6C"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Level 4.c (Cross-sectional analytic study)</w:t>
            </w:r>
          </w:p>
        </w:tc>
      </w:tr>
      <w:tr w:rsidR="00BF721C" w:rsidRPr="00BF721C" w14:paraId="7F65D27D" w14:textId="77777777" w:rsidTr="00BF721C">
        <w:tc>
          <w:tcPr>
            <w:tcW w:w="0" w:type="auto"/>
            <w:hideMark/>
          </w:tcPr>
          <w:p w14:paraId="5EFF7282"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Author-Reported Limitations</w:t>
            </w:r>
          </w:p>
        </w:tc>
        <w:tc>
          <w:tcPr>
            <w:tcW w:w="7600" w:type="dxa"/>
            <w:hideMark/>
          </w:tcPr>
          <w:p w14:paraId="08D8C763"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Single-site design; small EI sample; self-report bias; nurse leaders were direct reports; leaders not homogeneous; NDNQI &amp; EI administered at different times</w:t>
            </w:r>
          </w:p>
        </w:tc>
      </w:tr>
      <w:tr w:rsidR="00BF721C" w:rsidRPr="00BF721C" w14:paraId="70858489" w14:textId="77777777" w:rsidTr="00BF721C">
        <w:tc>
          <w:tcPr>
            <w:tcW w:w="0" w:type="auto"/>
            <w:hideMark/>
          </w:tcPr>
          <w:p w14:paraId="00490817"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Conclusion Summary</w:t>
            </w:r>
          </w:p>
        </w:tc>
        <w:tc>
          <w:tcPr>
            <w:tcW w:w="7600" w:type="dxa"/>
            <w:hideMark/>
          </w:tcPr>
          <w:p w14:paraId="0CC80571"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EI not directly linked to job enjoyment; Self-perception and perceived leadership/support strongly influence job satisfaction</w:t>
            </w:r>
          </w:p>
        </w:tc>
      </w:tr>
      <w:tr w:rsidR="00BF721C" w:rsidRPr="00BF721C" w14:paraId="6B027CF4" w14:textId="77777777" w:rsidTr="00BF721C">
        <w:tc>
          <w:tcPr>
            <w:tcW w:w="0" w:type="auto"/>
            <w:hideMark/>
          </w:tcPr>
          <w:p w14:paraId="4D3A64BC"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b/>
                <w:bCs/>
                <w:color w:val="000000" w:themeColor="text1"/>
              </w:rPr>
              <w:t>Funding / Conflict of Interest</w:t>
            </w:r>
          </w:p>
        </w:tc>
        <w:tc>
          <w:tcPr>
            <w:tcW w:w="7600" w:type="dxa"/>
            <w:hideMark/>
          </w:tcPr>
          <w:p w14:paraId="54375D48" w14:textId="77777777" w:rsidR="00BF721C" w:rsidRPr="00BF721C" w:rsidRDefault="00BF721C" w:rsidP="00BF721C">
            <w:pPr>
              <w:pStyle w:val="Heading3"/>
              <w:spacing w:line="259" w:lineRule="auto"/>
              <w:rPr>
                <w:rFonts w:ascii="Times New Roman" w:hAnsi="Times New Roman" w:cs="Times New Roman"/>
                <w:color w:val="000000" w:themeColor="text1"/>
              </w:rPr>
            </w:pPr>
            <w:r w:rsidRPr="00BF721C">
              <w:rPr>
                <w:rFonts w:ascii="Times New Roman" w:hAnsi="Times New Roman" w:cs="Times New Roman"/>
                <w:color w:val="000000" w:themeColor="text1"/>
              </w:rPr>
              <w:t>Not reported</w:t>
            </w:r>
          </w:p>
        </w:tc>
      </w:tr>
    </w:tbl>
    <w:p w14:paraId="1DA89FBD" w14:textId="1933398A" w:rsidR="00BD1B2C" w:rsidRPr="00BF721C" w:rsidRDefault="00BF721C" w:rsidP="00BD1B2C">
      <w:pPr>
        <w:pStyle w:val="Heading3"/>
        <w:rPr>
          <w:color w:val="000000" w:themeColor="text1"/>
        </w:rPr>
      </w:pPr>
      <w:r w:rsidRPr="00BF721C">
        <w:rPr>
          <w:rStyle w:val="Strong"/>
          <w:color w:val="000000" w:themeColor="text1"/>
        </w:rPr>
        <w:t>Abbreviations:</w:t>
      </w:r>
      <w:r w:rsidRPr="00BF721C">
        <w:rPr>
          <w:color w:val="000000" w:themeColor="text1"/>
        </w:rPr>
        <w:t xml:space="preserve"> EI = Emotional Intelligence; JS = Job Satisfaction; NOS = Newcastle–Ottawa Scale; JBI = Joanna Briggs Institute; NDNQI = National Database of Nursing Quality Indicators®</w:t>
      </w:r>
    </w:p>
    <w:p w14:paraId="5D33207F" w14:textId="77777777" w:rsidR="00BF721C" w:rsidRPr="00BF721C" w:rsidRDefault="00BF721C" w:rsidP="00BF721C"/>
    <w:p w14:paraId="3C1A5968" w14:textId="70D4314E" w:rsidR="00BD1B2C" w:rsidRPr="009019F1" w:rsidRDefault="00BD1B2C" w:rsidP="00BD1B2C">
      <w:pPr>
        <w:pStyle w:val="Heading3"/>
        <w:rPr>
          <w:rFonts w:ascii="Times New Roman" w:hAnsi="Times New Roman" w:cs="Times New Roman"/>
          <w:color w:val="000000" w:themeColor="text1"/>
        </w:rPr>
      </w:pPr>
      <w:r w:rsidRPr="009019F1">
        <w:rPr>
          <w:rStyle w:val="Strong"/>
          <w:rFonts w:ascii="Times New Roman" w:hAnsi="Times New Roman" w:cs="Times New Roman"/>
          <w:color w:val="000000" w:themeColor="text1"/>
        </w:rPr>
        <w:t>3.3 Risk of Bias Assessment</w:t>
      </w:r>
    </w:p>
    <w:p w14:paraId="4D2A0766" w14:textId="0A465D1F" w:rsidR="00A25D7A" w:rsidRDefault="00A25D7A" w:rsidP="00A25D7A">
      <w:pPr>
        <w:pStyle w:val="NormalWeb"/>
        <w:jc w:val="both"/>
      </w:pPr>
      <w:r>
        <w:t>The risk of bias (</w:t>
      </w:r>
      <w:proofErr w:type="spellStart"/>
      <w:r>
        <w:t>RoB</w:t>
      </w:r>
      <w:proofErr w:type="spellEnd"/>
      <w:r>
        <w:t>) assessment for the included observational study was conducted using an adapted version of the Newcastle–Ottawa Scale (NOS) specifically tailored for cross-sectional designs. The study achieved a total score of 7 out of 9 possible points, indicating a low risk of bias.</w:t>
      </w:r>
    </w:p>
    <w:p w14:paraId="606AA0DB" w14:textId="4BCE6716" w:rsidR="00A25D7A" w:rsidRDefault="00A25D7A" w:rsidP="00A25D7A">
      <w:pPr>
        <w:pStyle w:val="NormalWeb"/>
        <w:jc w:val="both"/>
      </w:pPr>
      <w:r>
        <w:t xml:space="preserve">Strong performance was evident in the </w:t>
      </w:r>
      <w:r>
        <w:rPr>
          <w:rStyle w:val="Strong"/>
        </w:rPr>
        <w:t>Selection</w:t>
      </w:r>
      <w:r>
        <w:t xml:space="preserve"> and </w:t>
      </w:r>
      <w:r>
        <w:rPr>
          <w:rStyle w:val="Strong"/>
        </w:rPr>
        <w:t>Outcome</w:t>
      </w:r>
      <w:r>
        <w:t xml:space="preserve"> domains. The sample of nurse leaders accurately represented real managerial staff working in a 245-bed community hospital, and the outcome measures</w:t>
      </w:r>
      <w:r w:rsidR="00F7000C">
        <w:t xml:space="preserve"> </w:t>
      </w:r>
      <w:r>
        <w:t>drawn from the NDNQI Job Enjoyment and Nurse Manager Support subscales</w:t>
      </w:r>
      <w:r w:rsidR="001221A1">
        <w:t xml:space="preserve"> </w:t>
      </w:r>
      <w:r>
        <w:t>were standardised, validated tools widely used in U.S. hospital benchmarking.</w:t>
      </w:r>
    </w:p>
    <w:p w14:paraId="75A9D25D" w14:textId="77777777" w:rsidR="00A25D7A" w:rsidRDefault="00A25D7A" w:rsidP="00A25D7A">
      <w:pPr>
        <w:pStyle w:val="NormalWeb"/>
        <w:jc w:val="both"/>
      </w:pPr>
      <w:r>
        <w:t>Exposure to emotional intelligence (EI) was assessed with the EQ-</w:t>
      </w:r>
      <w:proofErr w:type="spellStart"/>
      <w:r>
        <w:t>i</w:t>
      </w:r>
      <w:proofErr w:type="spellEnd"/>
      <w:r>
        <w:t xml:space="preserve"> 2.0 instrument, a well-established and psychometrically robust tool with strong evidence of reliability and validity.</w:t>
      </w:r>
    </w:p>
    <w:p w14:paraId="0EF82DB4" w14:textId="77777777" w:rsidR="00A25D7A" w:rsidRDefault="00A25D7A" w:rsidP="00A25D7A">
      <w:pPr>
        <w:pStyle w:val="NormalWeb"/>
        <w:jc w:val="both"/>
      </w:pPr>
      <w:r>
        <w:t xml:space="preserve">However, limitations were noted in the </w:t>
      </w:r>
      <w:r>
        <w:rPr>
          <w:rStyle w:val="Strong"/>
        </w:rPr>
        <w:t>Comparability</w:t>
      </w:r>
      <w:r>
        <w:t xml:space="preserve"> domain, as no statistical adjustments were made for potential confounding factors such as unit type, demographic characteristics, or other work environment variables. Additionally, no power calculation or sample size justification was provided for the nurse leader EI sample (n=20), and the study was conducted at a single site, which may restrict its generalizability.</w:t>
      </w:r>
    </w:p>
    <w:p w14:paraId="61FE05DD" w14:textId="5773AEFA" w:rsidR="00A25D7A" w:rsidRDefault="00A25D7A" w:rsidP="00A25D7A">
      <w:pPr>
        <w:pStyle w:val="NormalWeb"/>
        <w:jc w:val="both"/>
      </w:pPr>
      <w:r>
        <w:t>The complete NOS scoring sheet, domain-specific justifications, and RobVis visualisation are provided in Supplementary File 3 (for the NOS Scoring sheet).</w:t>
      </w:r>
    </w:p>
    <w:p w14:paraId="43A59F06" w14:textId="43D276A8" w:rsidR="00F46D5C" w:rsidRDefault="00F46D5C" w:rsidP="00F46D5C">
      <w:pPr>
        <w:pStyle w:val="NormalWeb"/>
        <w:spacing w:before="0" w:beforeAutospacing="0" w:after="0" w:afterAutospacing="0"/>
        <w:jc w:val="both"/>
      </w:pPr>
    </w:p>
    <w:p w14:paraId="0619C1F8" w14:textId="39650B7E" w:rsidR="00BD1B2C" w:rsidRPr="009019F1" w:rsidRDefault="00BD1B2C" w:rsidP="009019F1">
      <w:pPr>
        <w:pStyle w:val="NormalWeb"/>
        <w:spacing w:before="0" w:beforeAutospacing="0" w:after="0" w:afterAutospacing="0"/>
        <w:jc w:val="center"/>
      </w:pPr>
      <w:r w:rsidRPr="009019F1">
        <w:rPr>
          <w:rStyle w:val="Strong"/>
        </w:rPr>
        <w:t xml:space="preserve">Table </w:t>
      </w:r>
      <w:r w:rsidR="009019F1">
        <w:rPr>
          <w:rStyle w:val="Strong"/>
        </w:rPr>
        <w:t>2</w:t>
      </w:r>
      <w:r w:rsidRPr="009019F1">
        <w:rPr>
          <w:rStyle w:val="Strong"/>
        </w:rPr>
        <w:t>. Risk of Bias Assessment Using Newcastle–Ottawa Scale (NOS)</w:t>
      </w:r>
    </w:p>
    <w:tbl>
      <w:tblPr>
        <w:tblStyle w:val="TableGrid"/>
        <w:tblW w:w="0" w:type="auto"/>
        <w:tblLook w:val="04A0" w:firstRow="1" w:lastRow="0" w:firstColumn="1" w:lastColumn="0" w:noHBand="0" w:noVBand="1"/>
      </w:tblPr>
      <w:tblGrid>
        <w:gridCol w:w="1869"/>
        <w:gridCol w:w="5703"/>
        <w:gridCol w:w="1444"/>
      </w:tblGrid>
      <w:tr w:rsidR="00BD1B2C" w:rsidRPr="009019F1" w14:paraId="74885410" w14:textId="77777777" w:rsidTr="00BD1B2C">
        <w:tc>
          <w:tcPr>
            <w:tcW w:w="0" w:type="auto"/>
            <w:hideMark/>
          </w:tcPr>
          <w:p w14:paraId="2532F015" w14:textId="77777777" w:rsidR="00BD1B2C" w:rsidRPr="009019F1" w:rsidRDefault="00BD1B2C" w:rsidP="009019F1">
            <w:pPr>
              <w:jc w:val="center"/>
              <w:rPr>
                <w:rFonts w:ascii="Times New Roman" w:hAnsi="Times New Roman" w:cs="Times New Roman"/>
                <w:b/>
                <w:bCs/>
                <w:sz w:val="24"/>
                <w:szCs w:val="24"/>
              </w:rPr>
            </w:pPr>
            <w:r w:rsidRPr="009019F1">
              <w:rPr>
                <w:rFonts w:ascii="Times New Roman" w:hAnsi="Times New Roman" w:cs="Times New Roman"/>
                <w:b/>
                <w:bCs/>
                <w:sz w:val="24"/>
                <w:szCs w:val="24"/>
              </w:rPr>
              <w:t>Domain</w:t>
            </w:r>
          </w:p>
        </w:tc>
        <w:tc>
          <w:tcPr>
            <w:tcW w:w="0" w:type="auto"/>
            <w:hideMark/>
          </w:tcPr>
          <w:p w14:paraId="2E3116D1" w14:textId="77777777" w:rsidR="00BD1B2C" w:rsidRPr="009019F1" w:rsidRDefault="00BD1B2C" w:rsidP="009019F1">
            <w:pPr>
              <w:jc w:val="center"/>
              <w:rPr>
                <w:rFonts w:ascii="Times New Roman" w:hAnsi="Times New Roman" w:cs="Times New Roman"/>
                <w:b/>
                <w:bCs/>
                <w:sz w:val="24"/>
                <w:szCs w:val="24"/>
              </w:rPr>
            </w:pPr>
            <w:r w:rsidRPr="009019F1">
              <w:rPr>
                <w:rFonts w:ascii="Times New Roman" w:hAnsi="Times New Roman" w:cs="Times New Roman"/>
                <w:b/>
                <w:bCs/>
                <w:sz w:val="24"/>
                <w:szCs w:val="24"/>
              </w:rPr>
              <w:t>Criteria</w:t>
            </w:r>
          </w:p>
        </w:tc>
        <w:tc>
          <w:tcPr>
            <w:tcW w:w="0" w:type="auto"/>
            <w:hideMark/>
          </w:tcPr>
          <w:p w14:paraId="2C452AD1" w14:textId="77777777" w:rsidR="00BD1B2C" w:rsidRPr="009019F1" w:rsidRDefault="00BD1B2C" w:rsidP="009019F1">
            <w:pPr>
              <w:jc w:val="center"/>
              <w:rPr>
                <w:rFonts w:ascii="Times New Roman" w:hAnsi="Times New Roman" w:cs="Times New Roman"/>
                <w:b/>
                <w:bCs/>
                <w:sz w:val="24"/>
                <w:szCs w:val="24"/>
              </w:rPr>
            </w:pPr>
            <w:r w:rsidRPr="009019F1">
              <w:rPr>
                <w:rFonts w:ascii="Times New Roman" w:hAnsi="Times New Roman" w:cs="Times New Roman"/>
                <w:b/>
                <w:bCs/>
                <w:sz w:val="24"/>
                <w:szCs w:val="24"/>
              </w:rPr>
              <w:t>Judgment</w:t>
            </w:r>
          </w:p>
        </w:tc>
      </w:tr>
      <w:tr w:rsidR="00BD1B2C" w:rsidRPr="009019F1" w14:paraId="2F25A20A" w14:textId="77777777" w:rsidTr="00BD1B2C">
        <w:tc>
          <w:tcPr>
            <w:tcW w:w="0" w:type="auto"/>
            <w:hideMark/>
          </w:tcPr>
          <w:p w14:paraId="2D0DD63C" w14:textId="77777777" w:rsidR="00BD1B2C" w:rsidRPr="009019F1" w:rsidRDefault="00BD1B2C">
            <w:pPr>
              <w:rPr>
                <w:rFonts w:ascii="Times New Roman" w:hAnsi="Times New Roman" w:cs="Times New Roman"/>
                <w:sz w:val="24"/>
                <w:szCs w:val="24"/>
              </w:rPr>
            </w:pPr>
            <w:r w:rsidRPr="009019F1">
              <w:rPr>
                <w:rStyle w:val="Strong"/>
                <w:rFonts w:ascii="Times New Roman" w:hAnsi="Times New Roman" w:cs="Times New Roman"/>
                <w:sz w:val="24"/>
                <w:szCs w:val="24"/>
              </w:rPr>
              <w:t>Selection</w:t>
            </w:r>
          </w:p>
        </w:tc>
        <w:tc>
          <w:tcPr>
            <w:tcW w:w="0" w:type="auto"/>
            <w:hideMark/>
          </w:tcPr>
          <w:p w14:paraId="06E08F59" w14:textId="77777777" w:rsidR="00BD1B2C" w:rsidRPr="009019F1" w:rsidRDefault="00BD1B2C">
            <w:pPr>
              <w:rPr>
                <w:rFonts w:ascii="Times New Roman" w:hAnsi="Times New Roman" w:cs="Times New Roman"/>
                <w:sz w:val="24"/>
                <w:szCs w:val="24"/>
              </w:rPr>
            </w:pPr>
            <w:r w:rsidRPr="009019F1">
              <w:rPr>
                <w:rFonts w:ascii="Times New Roman" w:hAnsi="Times New Roman" w:cs="Times New Roman"/>
                <w:sz w:val="24"/>
                <w:szCs w:val="24"/>
              </w:rPr>
              <w:t>Representativeness of sample; ascertainment of exposure (EQ-</w:t>
            </w:r>
            <w:proofErr w:type="spellStart"/>
            <w:r w:rsidRPr="009019F1">
              <w:rPr>
                <w:rFonts w:ascii="Times New Roman" w:hAnsi="Times New Roman" w:cs="Times New Roman"/>
                <w:sz w:val="24"/>
                <w:szCs w:val="24"/>
              </w:rPr>
              <w:t>i</w:t>
            </w:r>
            <w:proofErr w:type="spellEnd"/>
            <w:r w:rsidRPr="009019F1">
              <w:rPr>
                <w:rFonts w:ascii="Times New Roman" w:hAnsi="Times New Roman" w:cs="Times New Roman"/>
                <w:sz w:val="24"/>
                <w:szCs w:val="24"/>
              </w:rPr>
              <w:t xml:space="preserve"> 2.0 validated); assessment of outcome using NDNQI validated measures</w:t>
            </w:r>
          </w:p>
        </w:tc>
        <w:tc>
          <w:tcPr>
            <w:tcW w:w="0" w:type="auto"/>
            <w:hideMark/>
          </w:tcPr>
          <w:p w14:paraId="6FE7EABF" w14:textId="77777777" w:rsidR="00BD1B2C" w:rsidRPr="009019F1" w:rsidRDefault="00BD1B2C">
            <w:pPr>
              <w:rPr>
                <w:rFonts w:ascii="Times New Roman" w:hAnsi="Times New Roman" w:cs="Times New Roman"/>
                <w:sz w:val="24"/>
                <w:szCs w:val="24"/>
              </w:rPr>
            </w:pPr>
            <w:r w:rsidRPr="009019F1">
              <w:rPr>
                <w:rStyle w:val="Strong"/>
                <w:rFonts w:ascii="Times New Roman" w:hAnsi="Times New Roman" w:cs="Times New Roman"/>
                <w:sz w:val="24"/>
                <w:szCs w:val="24"/>
              </w:rPr>
              <w:t>Low risk</w:t>
            </w:r>
          </w:p>
        </w:tc>
      </w:tr>
      <w:tr w:rsidR="00BD1B2C" w:rsidRPr="009019F1" w14:paraId="13825865" w14:textId="77777777" w:rsidTr="00BD1B2C">
        <w:tc>
          <w:tcPr>
            <w:tcW w:w="0" w:type="auto"/>
            <w:hideMark/>
          </w:tcPr>
          <w:p w14:paraId="51C62ED3" w14:textId="77777777" w:rsidR="00BD1B2C" w:rsidRPr="009019F1" w:rsidRDefault="00BD1B2C">
            <w:pPr>
              <w:rPr>
                <w:rFonts w:ascii="Times New Roman" w:hAnsi="Times New Roman" w:cs="Times New Roman"/>
                <w:sz w:val="24"/>
                <w:szCs w:val="24"/>
              </w:rPr>
            </w:pPr>
            <w:r w:rsidRPr="009019F1">
              <w:rPr>
                <w:rStyle w:val="Strong"/>
                <w:rFonts w:ascii="Times New Roman" w:hAnsi="Times New Roman" w:cs="Times New Roman"/>
                <w:sz w:val="24"/>
                <w:szCs w:val="24"/>
              </w:rPr>
              <w:t>Comparability</w:t>
            </w:r>
          </w:p>
        </w:tc>
        <w:tc>
          <w:tcPr>
            <w:tcW w:w="0" w:type="auto"/>
            <w:hideMark/>
          </w:tcPr>
          <w:p w14:paraId="3AFF42A6" w14:textId="77777777" w:rsidR="00BD1B2C" w:rsidRPr="009019F1" w:rsidRDefault="00BD1B2C">
            <w:pPr>
              <w:rPr>
                <w:rFonts w:ascii="Times New Roman" w:hAnsi="Times New Roman" w:cs="Times New Roman"/>
                <w:sz w:val="24"/>
                <w:szCs w:val="24"/>
              </w:rPr>
            </w:pPr>
            <w:r w:rsidRPr="009019F1">
              <w:rPr>
                <w:rFonts w:ascii="Times New Roman" w:hAnsi="Times New Roman" w:cs="Times New Roman"/>
                <w:sz w:val="24"/>
                <w:szCs w:val="24"/>
              </w:rPr>
              <w:t>Control for confounders (no adjustment for unit type, workload, demographics, or work environment)</w:t>
            </w:r>
          </w:p>
        </w:tc>
        <w:tc>
          <w:tcPr>
            <w:tcW w:w="0" w:type="auto"/>
            <w:hideMark/>
          </w:tcPr>
          <w:p w14:paraId="6DACA6A7" w14:textId="02EEF882" w:rsidR="00BD1B2C" w:rsidRPr="009019F1" w:rsidRDefault="004E57F1">
            <w:pPr>
              <w:rPr>
                <w:rFonts w:ascii="Times New Roman" w:hAnsi="Times New Roman" w:cs="Times New Roman"/>
                <w:sz w:val="24"/>
                <w:szCs w:val="24"/>
              </w:rPr>
            </w:pPr>
            <w:r>
              <w:rPr>
                <w:rStyle w:val="Strong"/>
                <w:rFonts w:ascii="Times New Roman" w:hAnsi="Times New Roman" w:cs="Times New Roman"/>
                <w:sz w:val="24"/>
                <w:szCs w:val="24"/>
              </w:rPr>
              <w:t xml:space="preserve">High </w:t>
            </w:r>
            <w:r w:rsidR="00BD1B2C" w:rsidRPr="009019F1">
              <w:rPr>
                <w:rStyle w:val="Strong"/>
                <w:rFonts w:ascii="Times New Roman" w:hAnsi="Times New Roman" w:cs="Times New Roman"/>
                <w:sz w:val="24"/>
                <w:szCs w:val="24"/>
              </w:rPr>
              <w:t>risk</w:t>
            </w:r>
          </w:p>
        </w:tc>
      </w:tr>
      <w:tr w:rsidR="00BD1B2C" w:rsidRPr="009019F1" w14:paraId="2F617C82" w14:textId="77777777" w:rsidTr="00BD1B2C">
        <w:tc>
          <w:tcPr>
            <w:tcW w:w="0" w:type="auto"/>
            <w:hideMark/>
          </w:tcPr>
          <w:p w14:paraId="0A85DAC2" w14:textId="77777777" w:rsidR="00BD1B2C" w:rsidRPr="009019F1" w:rsidRDefault="00BD1B2C">
            <w:pPr>
              <w:rPr>
                <w:rFonts w:ascii="Times New Roman" w:hAnsi="Times New Roman" w:cs="Times New Roman"/>
                <w:sz w:val="24"/>
                <w:szCs w:val="24"/>
              </w:rPr>
            </w:pPr>
            <w:r w:rsidRPr="009019F1">
              <w:rPr>
                <w:rStyle w:val="Strong"/>
                <w:rFonts w:ascii="Times New Roman" w:hAnsi="Times New Roman" w:cs="Times New Roman"/>
                <w:sz w:val="24"/>
                <w:szCs w:val="24"/>
              </w:rPr>
              <w:t>Outcome</w:t>
            </w:r>
          </w:p>
        </w:tc>
        <w:tc>
          <w:tcPr>
            <w:tcW w:w="0" w:type="auto"/>
            <w:hideMark/>
          </w:tcPr>
          <w:p w14:paraId="4C260391" w14:textId="77777777" w:rsidR="00BD1B2C" w:rsidRPr="009019F1" w:rsidRDefault="00BD1B2C">
            <w:pPr>
              <w:rPr>
                <w:rFonts w:ascii="Times New Roman" w:hAnsi="Times New Roman" w:cs="Times New Roman"/>
                <w:sz w:val="24"/>
                <w:szCs w:val="24"/>
              </w:rPr>
            </w:pPr>
            <w:r w:rsidRPr="009019F1">
              <w:rPr>
                <w:rFonts w:ascii="Times New Roman" w:hAnsi="Times New Roman" w:cs="Times New Roman"/>
                <w:sz w:val="24"/>
                <w:szCs w:val="24"/>
              </w:rPr>
              <w:t>Validated outcome measurement; clear reporting; appropriate statistical analysis</w:t>
            </w:r>
          </w:p>
        </w:tc>
        <w:tc>
          <w:tcPr>
            <w:tcW w:w="0" w:type="auto"/>
            <w:hideMark/>
          </w:tcPr>
          <w:p w14:paraId="6963A944" w14:textId="77777777" w:rsidR="00BD1B2C" w:rsidRPr="009019F1" w:rsidRDefault="00BD1B2C">
            <w:pPr>
              <w:rPr>
                <w:rFonts w:ascii="Times New Roman" w:hAnsi="Times New Roman" w:cs="Times New Roman"/>
                <w:sz w:val="24"/>
                <w:szCs w:val="24"/>
              </w:rPr>
            </w:pPr>
            <w:r w:rsidRPr="009019F1">
              <w:rPr>
                <w:rStyle w:val="Strong"/>
                <w:rFonts w:ascii="Times New Roman" w:hAnsi="Times New Roman" w:cs="Times New Roman"/>
                <w:sz w:val="24"/>
                <w:szCs w:val="24"/>
              </w:rPr>
              <w:t>Low risk</w:t>
            </w:r>
          </w:p>
        </w:tc>
      </w:tr>
      <w:tr w:rsidR="00BD1B2C" w:rsidRPr="009019F1" w14:paraId="3C52D717" w14:textId="77777777" w:rsidTr="00BD1B2C">
        <w:tc>
          <w:tcPr>
            <w:tcW w:w="0" w:type="auto"/>
            <w:hideMark/>
          </w:tcPr>
          <w:p w14:paraId="49F242CB" w14:textId="77777777" w:rsidR="00BD1B2C" w:rsidRPr="009019F1" w:rsidRDefault="00BD1B2C">
            <w:pPr>
              <w:rPr>
                <w:rFonts w:ascii="Times New Roman" w:hAnsi="Times New Roman" w:cs="Times New Roman"/>
                <w:sz w:val="24"/>
                <w:szCs w:val="24"/>
              </w:rPr>
            </w:pPr>
            <w:r w:rsidRPr="009019F1">
              <w:rPr>
                <w:rStyle w:val="Strong"/>
                <w:rFonts w:ascii="Times New Roman" w:hAnsi="Times New Roman" w:cs="Times New Roman"/>
                <w:sz w:val="24"/>
                <w:szCs w:val="24"/>
              </w:rPr>
              <w:t>Overall NOS Score</w:t>
            </w:r>
          </w:p>
        </w:tc>
        <w:tc>
          <w:tcPr>
            <w:tcW w:w="0" w:type="auto"/>
            <w:hideMark/>
          </w:tcPr>
          <w:p w14:paraId="6DF94F18" w14:textId="33070D3E" w:rsidR="00BD1B2C" w:rsidRPr="009019F1" w:rsidRDefault="00F46D5C">
            <w:pPr>
              <w:rPr>
                <w:rFonts w:ascii="Times New Roman" w:hAnsi="Times New Roman" w:cs="Times New Roman"/>
                <w:sz w:val="24"/>
                <w:szCs w:val="24"/>
              </w:rPr>
            </w:pPr>
            <w:r>
              <w:rPr>
                <w:rStyle w:val="Strong"/>
                <w:rFonts w:ascii="Times New Roman" w:hAnsi="Times New Roman" w:cs="Times New Roman"/>
                <w:sz w:val="24"/>
                <w:szCs w:val="24"/>
              </w:rPr>
              <w:t>7</w:t>
            </w:r>
            <w:r w:rsidR="00BD1B2C" w:rsidRPr="009019F1">
              <w:rPr>
                <w:rStyle w:val="Strong"/>
                <w:rFonts w:ascii="Times New Roman" w:hAnsi="Times New Roman" w:cs="Times New Roman"/>
                <w:sz w:val="24"/>
                <w:szCs w:val="24"/>
              </w:rPr>
              <w:t xml:space="preserve"> / 9</w:t>
            </w:r>
          </w:p>
        </w:tc>
        <w:tc>
          <w:tcPr>
            <w:tcW w:w="0" w:type="auto"/>
            <w:hideMark/>
          </w:tcPr>
          <w:p w14:paraId="105C3466" w14:textId="6E7E264F" w:rsidR="00BD1B2C" w:rsidRPr="009019F1" w:rsidRDefault="00F46D5C">
            <w:pPr>
              <w:rPr>
                <w:rFonts w:ascii="Times New Roman" w:hAnsi="Times New Roman" w:cs="Times New Roman"/>
                <w:sz w:val="24"/>
                <w:szCs w:val="24"/>
              </w:rPr>
            </w:pPr>
            <w:r w:rsidRPr="00F46D5C">
              <w:rPr>
                <w:rFonts w:ascii="Times New Roman" w:hAnsi="Times New Roman" w:cs="Times New Roman"/>
                <w:b/>
                <w:bCs/>
                <w:sz w:val="24"/>
                <w:szCs w:val="24"/>
              </w:rPr>
              <w:t>Low risk of bias</w:t>
            </w:r>
          </w:p>
        </w:tc>
      </w:tr>
    </w:tbl>
    <w:p w14:paraId="78FBE3F1" w14:textId="18BDE06B" w:rsidR="00BD1B2C" w:rsidRPr="009019F1" w:rsidRDefault="00F46D5C" w:rsidP="0033091E">
      <w:pPr>
        <w:pStyle w:val="NormalWeb"/>
        <w:jc w:val="both"/>
      </w:pPr>
      <w:r>
        <w:t xml:space="preserve">Using the Newcastle–Ottawa Scale (NOS), the included study demonstrated an overall </w:t>
      </w:r>
      <w:r>
        <w:rPr>
          <w:rStyle w:val="Strong"/>
        </w:rPr>
        <w:t>low risk of bias</w:t>
      </w:r>
      <w:r>
        <w:t>, although methodological concerns remained due to limited confounder adjustment.</w:t>
      </w:r>
      <w:r w:rsidR="0033091E">
        <w:t xml:space="preserve"> </w:t>
      </w:r>
      <w:r w:rsidR="002C7AD8" w:rsidRPr="009019F1">
        <w:t xml:space="preserve">Detailed traffic-light and summary plots are presented in Figures </w:t>
      </w:r>
      <w:r w:rsidR="0033091E">
        <w:t>2</w:t>
      </w:r>
      <w:r w:rsidR="002C7AD8" w:rsidRPr="009019F1">
        <w:t xml:space="preserve"> and </w:t>
      </w:r>
      <w:r w:rsidR="0033091E">
        <w:t>3.</w:t>
      </w:r>
    </w:p>
    <w:p w14:paraId="56A2ED6F" w14:textId="4E0DE262" w:rsidR="00736BF2" w:rsidRDefault="005C5412" w:rsidP="00736BF2">
      <w:pPr>
        <w:spacing w:before="100" w:beforeAutospacing="1" w:after="100" w:afterAutospacing="1" w:line="240" w:lineRule="auto"/>
        <w:rPr>
          <w:rFonts w:ascii="Times New Roman" w:hAnsi="Times New Roman" w:cs="Times New Roman"/>
          <w:sz w:val="24"/>
          <w:szCs w:val="24"/>
        </w:rPr>
      </w:pPr>
      <w:r w:rsidRPr="005C5412">
        <w:rPr>
          <w:rFonts w:ascii="Times New Roman" w:hAnsi="Times New Roman" w:cs="Times New Roman"/>
          <w:noProof/>
          <w:sz w:val="24"/>
          <w:szCs w:val="24"/>
        </w:rPr>
        <w:drawing>
          <wp:inline distT="0" distB="0" distL="0" distR="0" wp14:anchorId="05B2B1AE" wp14:editId="27F31C39">
            <wp:extent cx="5731510" cy="3172460"/>
            <wp:effectExtent l="0" t="0" r="2540" b="8890"/>
            <wp:docPr id="33158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85314" name=""/>
                    <pic:cNvPicPr/>
                  </pic:nvPicPr>
                  <pic:blipFill>
                    <a:blip r:embed="rId9">
                      <a:extLst>
                        <a:ext uri="{BEBA8EAE-BF5A-486C-A8C5-ECC9F3942E4B}">
                          <a14:imgProps xmlns:a14="http://schemas.microsoft.com/office/drawing/2010/main">
                            <a14:imgLayer r:embed="rId10">
                              <a14:imgEffect>
                                <a14:saturation sat="400000"/>
                              </a14:imgEffect>
                            </a14:imgLayer>
                          </a14:imgProps>
                        </a:ext>
                      </a:extLst>
                    </a:blip>
                    <a:stretch>
                      <a:fillRect/>
                    </a:stretch>
                  </pic:blipFill>
                  <pic:spPr>
                    <a:xfrm>
                      <a:off x="0" y="0"/>
                      <a:ext cx="5731510" cy="3172460"/>
                    </a:xfrm>
                    <a:prstGeom prst="rect">
                      <a:avLst/>
                    </a:prstGeom>
                  </pic:spPr>
                </pic:pic>
              </a:graphicData>
            </a:graphic>
          </wp:inline>
        </w:drawing>
      </w:r>
    </w:p>
    <w:p w14:paraId="3259A894" w14:textId="3EA9BE40" w:rsidR="0033091E" w:rsidRPr="009019F1" w:rsidRDefault="0033091E" w:rsidP="00736BF2">
      <w:pPr>
        <w:spacing w:before="100" w:beforeAutospacing="1" w:after="100" w:afterAutospacing="1" w:line="240" w:lineRule="auto"/>
        <w:rPr>
          <w:rFonts w:ascii="Times New Roman" w:hAnsi="Times New Roman" w:cs="Times New Roman"/>
          <w:sz w:val="24"/>
          <w:szCs w:val="24"/>
        </w:rPr>
      </w:pPr>
    </w:p>
    <w:p w14:paraId="18F232D6" w14:textId="0C961113" w:rsidR="002C7AD8" w:rsidRPr="009019F1" w:rsidRDefault="005C5412" w:rsidP="00736BF2">
      <w:pPr>
        <w:spacing w:before="100" w:beforeAutospacing="1" w:after="100" w:afterAutospacing="1" w:line="240" w:lineRule="auto"/>
        <w:rPr>
          <w:rFonts w:ascii="Times New Roman" w:hAnsi="Times New Roman" w:cs="Times New Roman"/>
          <w:i/>
          <w:iCs/>
          <w:sz w:val="24"/>
          <w:szCs w:val="24"/>
        </w:rPr>
      </w:pPr>
      <w:r w:rsidRPr="005C5412">
        <w:rPr>
          <w:rFonts w:ascii="Times New Roman" w:hAnsi="Times New Roman" w:cs="Times New Roman"/>
          <w:i/>
          <w:iCs/>
          <w:noProof/>
          <w:sz w:val="24"/>
          <w:szCs w:val="24"/>
        </w:rPr>
        <w:drawing>
          <wp:inline distT="0" distB="0" distL="0" distR="0" wp14:anchorId="7419B554" wp14:editId="38DAC28A">
            <wp:extent cx="5731510" cy="3139440"/>
            <wp:effectExtent l="0" t="0" r="2540" b="3810"/>
            <wp:docPr id="194802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1739" name=""/>
                    <pic:cNvPicPr/>
                  </pic:nvPicPr>
                  <pic:blipFill>
                    <a:blip r:embed="rId11">
                      <a:extLst>
                        <a:ext uri="{BEBA8EAE-BF5A-486C-A8C5-ECC9F3942E4B}">
                          <a14:imgProps xmlns:a14="http://schemas.microsoft.com/office/drawing/2010/main">
                            <a14:imgLayer r:embed="rId12">
                              <a14:imgEffect>
                                <a14:saturation sat="400000"/>
                              </a14:imgEffect>
                            </a14:imgLayer>
                          </a14:imgProps>
                        </a:ext>
                      </a:extLst>
                    </a:blip>
                    <a:stretch>
                      <a:fillRect/>
                    </a:stretch>
                  </pic:blipFill>
                  <pic:spPr>
                    <a:xfrm>
                      <a:off x="0" y="0"/>
                      <a:ext cx="5731510" cy="3139440"/>
                    </a:xfrm>
                    <a:prstGeom prst="rect">
                      <a:avLst/>
                    </a:prstGeom>
                  </pic:spPr>
                </pic:pic>
              </a:graphicData>
            </a:graphic>
          </wp:inline>
        </w:drawing>
      </w:r>
    </w:p>
    <w:p w14:paraId="5D6690C5" w14:textId="77777777" w:rsidR="00A63B87" w:rsidRPr="00A63B87" w:rsidRDefault="00A63B87" w:rsidP="00A63B87">
      <w:pPr>
        <w:pStyle w:val="Heading1"/>
        <w:rPr>
          <w:rFonts w:ascii="Times New Roman" w:hAnsi="Times New Roman" w:cs="Times New Roman"/>
          <w:color w:val="000000" w:themeColor="text1"/>
          <w:sz w:val="24"/>
          <w:szCs w:val="24"/>
        </w:rPr>
      </w:pPr>
      <w:r w:rsidRPr="00A63B87">
        <w:rPr>
          <w:rStyle w:val="Strong"/>
          <w:rFonts w:ascii="Times New Roman" w:hAnsi="Times New Roman" w:cs="Times New Roman"/>
          <w:color w:val="000000" w:themeColor="text1"/>
          <w:sz w:val="24"/>
          <w:szCs w:val="24"/>
        </w:rPr>
        <w:t>3.4 Synthesis of Findings</w:t>
      </w:r>
    </w:p>
    <w:p w14:paraId="03241D99" w14:textId="23856833" w:rsidR="003B6F18" w:rsidRDefault="003B6F18" w:rsidP="00A469BD">
      <w:pPr>
        <w:pStyle w:val="NormalWeb"/>
        <w:jc w:val="both"/>
      </w:pPr>
      <w:r>
        <w:t>Just one study</w:t>
      </w:r>
      <w:r w:rsidR="007C1975">
        <w:t>¹</w:t>
      </w:r>
      <w:r>
        <w:t xml:space="preserve"> me</w:t>
      </w:r>
      <w:r w:rsidR="007C1975">
        <w:t>t</w:t>
      </w:r>
      <w:r>
        <w:t xml:space="preserve"> all the eligibility criteria, so it was the only one we included in the final review. The researchers carried this out in a non-profit acute care hospital in the United States, using a straightforward descriptive cross-sectional design to look into how nurse leaders' emotional intelligence related to job satisfaction levels reported by clinical nurses.</w:t>
      </w:r>
    </w:p>
    <w:p w14:paraId="1B9027D0" w14:textId="77777777" w:rsidR="003B6F18" w:rsidRDefault="003B6F18" w:rsidP="003B6F18">
      <w:pPr>
        <w:pStyle w:val="NormalWeb"/>
        <w:jc w:val="both"/>
      </w:pPr>
      <w:r>
        <w:t>Even though our original protocol laid out plans for conducting a meta-analysis, we simply couldn't pool the numbers quantitatively. There was only this single eligible study, and on top of that, the ways outcomes were measured, the analytical methods chosen, and how everything was defined showed too much variation. So instead, we went with a narrative synthesis approach, drawing on the standard guidelines that are commonly used when pulling together diverse observational findings.</w:t>
      </w:r>
    </w:p>
    <w:p w14:paraId="04541702" w14:textId="77777777" w:rsidR="003B6F18" w:rsidRDefault="003B6F18" w:rsidP="003B6F18">
      <w:pPr>
        <w:pStyle w:val="NormalWeb"/>
      </w:pPr>
      <w:r>
        <w:t>What the included study showed was that the nurse leaders generally scored in the average to high range on emotional intelligence, while the clinical nurses described their job satisfaction as moderate to high.</w:t>
      </w:r>
    </w:p>
    <w:p w14:paraId="290353F0" w14:textId="77777777" w:rsidR="003B6F18" w:rsidRDefault="003B6F18" w:rsidP="003B6F18">
      <w:pPr>
        <w:pStyle w:val="NormalWeb"/>
        <w:jc w:val="both"/>
      </w:pPr>
      <w:r>
        <w:t>When it came to a direct link, there wasn't any statistically significant connection between the nurse leaders' overall emotional intelligence scores and how much enjoyment the clinical nurses reported in their jobs. That said, we did see a quite strong positive correlation: the more clinical nurses felt their manager was capable, provided good leadership, and offered real support, the higher their job enjoyment tended to be.</w:t>
      </w:r>
    </w:p>
    <w:p w14:paraId="7FB7D81A" w14:textId="3E57350C" w:rsidR="003B6F18" w:rsidRDefault="003B6F18" w:rsidP="003B6F18">
      <w:pPr>
        <w:pStyle w:val="NormalWeb"/>
        <w:jc w:val="both"/>
      </w:pPr>
      <w:r>
        <w:t>On top of that, certain aspects of emotional intelligence stood out</w:t>
      </w:r>
      <w:r w:rsidR="004E477C">
        <w:t xml:space="preserve"> </w:t>
      </w:r>
      <w:r>
        <w:t>especially the self-perception domain</w:t>
      </w:r>
      <w:r w:rsidR="004E477C">
        <w:t xml:space="preserve"> </w:t>
      </w:r>
      <w:r>
        <w:t>as meaningful predictors not just of job enjoyment but also of how supported nurses felt by their managers. This hints at possible indirect routes, likely working through the kinds of relational leadership approaches that build those supportive dynamics.</w:t>
      </w:r>
    </w:p>
    <w:p w14:paraId="4AEA6D4F" w14:textId="7D732C60" w:rsidR="003B6F18" w:rsidRDefault="003B6F18" w:rsidP="003B6F18">
      <w:pPr>
        <w:pStyle w:val="NormalWeb"/>
        <w:jc w:val="both"/>
      </w:pPr>
      <w:r>
        <w:t>Because we only had the one qualifying study to work with, we couldn't run any kind of comparative analysis or come up with pooled estimates of effects. That naturally limits how strong and broadly applicable these findings can be. It really points to the need for more high-quality observational studies down the line if we're going to get a clearer picture of whether</w:t>
      </w:r>
      <w:r w:rsidR="004E477C">
        <w:t xml:space="preserve"> </w:t>
      </w:r>
      <w:r>
        <w:t>and how</w:t>
      </w:r>
      <w:r w:rsidR="004E477C">
        <w:t xml:space="preserve"> </w:t>
      </w:r>
      <w:r>
        <w:t>nurse managers' emotional intelligence actually shapes job satisfaction for staff nurses.</w:t>
      </w:r>
    </w:p>
    <w:p w14:paraId="1DC7AB0E" w14:textId="77758C56" w:rsidR="001E2575" w:rsidRPr="001E2575" w:rsidRDefault="001E2575" w:rsidP="001E257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E2575">
        <w:rPr>
          <w:rFonts w:ascii="Times New Roman" w:eastAsia="Times New Roman" w:hAnsi="Times New Roman" w:cs="Times New Roman"/>
          <w:b/>
          <w:bCs/>
          <w:sz w:val="28"/>
          <w:szCs w:val="28"/>
          <w:lang w:eastAsia="en-IN"/>
        </w:rPr>
        <w:t>4. DISCUSSION</w:t>
      </w:r>
    </w:p>
    <w:p w14:paraId="46C9158A" w14:textId="77777777" w:rsidR="002812A6" w:rsidRDefault="002812A6" w:rsidP="002812A6">
      <w:pPr>
        <w:spacing w:before="100" w:beforeAutospacing="1" w:after="100" w:afterAutospacing="1" w:line="240" w:lineRule="auto"/>
        <w:rPr>
          <w:rFonts w:ascii="Times New Roman" w:eastAsia="Times New Roman" w:hAnsi="Times New Roman" w:cs="Times New Roman"/>
          <w:b/>
          <w:bCs/>
          <w:sz w:val="24"/>
          <w:szCs w:val="24"/>
          <w:lang w:eastAsia="en-GB"/>
        </w:rPr>
      </w:pPr>
      <w:r w:rsidRPr="002812A6">
        <w:rPr>
          <w:rFonts w:ascii="Times New Roman" w:eastAsia="Times New Roman" w:hAnsi="Times New Roman" w:cs="Times New Roman"/>
          <w:b/>
          <w:bCs/>
          <w:sz w:val="24"/>
          <w:szCs w:val="24"/>
          <w:lang w:eastAsia="en-GB"/>
        </w:rPr>
        <w:t>4.1 Interpretation of Findings</w:t>
      </w:r>
    </w:p>
    <w:p w14:paraId="7AE2973C" w14:textId="2B4C22E7"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Job satisfaction among nurses is a critical workforce outcome repeatedly linked to patient safety, nurse turnover rates, burnout, and the overall organizational climate¹⁻⁷. The most striking takeaway from this review is the surprising scarcity of empirical research directly connecting the Emotional Intelligence (EI) of nurse managers to the job satisfaction of staff nurses. Despite a robust conceptual foundation and an exhaustive search strategy, only a single study met the eligibility criteria.</w:t>
      </w:r>
    </w:p>
    <w:p w14:paraId="61D0E43D" w14:textId="77777777"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In that single study¹, no statistically significant direct correlation was found between nurse managers' EI scores and the job enjoyment reported by clinical nurses. However, it highlighted a vital nuance: when nurses perceive their managers as competent, effective leaders who provide genuine support, their job satisfaction is notably higher. This pattern suggests that EI might not be a direct driver of job satisfaction; rather, it likely exerts its influence indirectly, mediated through interpersonal relationships, communication, and day-to-day leadership dynamics.</w:t>
      </w:r>
    </w:p>
    <w:p w14:paraId="25D0D35A" w14:textId="77777777"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The nursing leadership literature consistently champions relationship-based styles such as transformational, authentic, or supportive leadership and highlights their positive associations with nurse satisfaction, organizational commitment, and retention¹¹˒¹³˒¹⁸˒¹⁹. Emotional intelligence serves as the bedrock for these leadership styles, as it empowers leaders to recognize and interpret emotional cues, regulate their own and others' emotions, communicate more effectively, and navigate conflicts constructively⁹˒¹⁰˒¹¹˒¹⁸. Therefore, the lack of a direct statistical link in the included study does not imply that EI is irrelevant. It is more accurate to view EI as an ‘upstream’ trait, a foundational competency that shapes actual leadership behaviours, which in turn influence the experiences and outcomes of nurses. Similar trends appear in studies focused on clinical nurses: EI is positively linked to job satisfaction, but often through indirect pathways like improved coping mechanisms, reduced stress, or more effective conflict resolution¹⁶˒¹⁷˒²⁰˒²⁸.</w:t>
      </w:r>
    </w:p>
    <w:p w14:paraId="5748D958" w14:textId="77777777"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Another critical factor is the nursing work environment. Adequate staffing, manageable workloads, genuine autonomy, and strong team dynamics are recurring predictors of both nurse satisfaction and patient outcomes²˒³˒⁶˒⁷. Emotional intelligence likely interacts with these factors, especially in high-pressure settings where emotional demands are steep, conflicts are frequent, or hierarchies are rigid. Unfortunately, the included study did not adjust for these potential variables or investigate likely mediators such as transformational leadership or psychological safety. This gap points to a broader issue in the study of EI within nursing leadership: most research fails to employ complex multivariate models, ignores mediated pathways, and neglects to control for unit-level contexts¹¹˒¹³˒¹⁸˒²⁹.</w:t>
      </w:r>
    </w:p>
    <w:p w14:paraId="20C6E0E8" w14:textId="77777777"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The review also underscores that research specifically targeting outcomes related to EI in nurse managers is remarkably limited. While conceptual and narrative literature in this field has expanded over the last decade¹³˒²⁷˒²⁹, studies that actually measure tangible impacts have not kept pace. Numerous reviews emphasize the importance of leadership skills for workforce stability and patient care¹˒¹¹, yet empirical research on nurse managers remains surprisingly thin compared to the central role EI plays in organizational psychology and leadership science¹⁹. This gap represents both an opportunity for better leadership training, continuing education, and informed organizational policies and a caveat: without a stronger evidence base, it is premature to position EI as the primary lever for workforce reform.</w:t>
      </w:r>
    </w:p>
    <w:p w14:paraId="08AEF941" w14:textId="77777777"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Taken together, these points offer a clear roadmap for future research. We need studies designed to capture longitudinal and causal relationships, multi-site studies with sufficient statistical power and diverse environments, as well as longitudinal designs that can isolate whether EI affects job satisfaction directly, indirectly, or only under specific conditions. Theory-driven models that incorporate mediators (e.g., transformational leadership, conflict management, communication quality) and key confounders (e.g., work environment or unit culture) will be essential in clarifying these pathways²⁸. Furthermore, standardizing measurement tools for both EI⁹˒¹⁰ and job satisfaction⁴˒⁵ would facilitate easier comparisons and eventually allow for a robust meta-analysis. When evidence is sparse or fragmented, narrative synthesis is considered the most appropriate method for connecting conceptual dots²⁶, which was the logical approach taken in this review.</w:t>
      </w:r>
    </w:p>
    <w:p w14:paraId="0244DF5C" w14:textId="77777777" w:rsidR="002812A6" w:rsidRDefault="002812A6" w:rsidP="002812A6">
      <w:pPr>
        <w:spacing w:before="100" w:beforeAutospacing="1" w:after="100" w:afterAutospacing="1" w:line="240" w:lineRule="auto"/>
        <w:rPr>
          <w:rFonts w:ascii="Times New Roman" w:eastAsia="Times New Roman" w:hAnsi="Times New Roman" w:cs="Times New Roman"/>
          <w:b/>
          <w:bCs/>
          <w:sz w:val="24"/>
          <w:szCs w:val="24"/>
          <w:lang w:eastAsia="en-GB"/>
        </w:rPr>
      </w:pPr>
      <w:r w:rsidRPr="002812A6">
        <w:rPr>
          <w:rFonts w:ascii="Times New Roman" w:eastAsia="Times New Roman" w:hAnsi="Times New Roman" w:cs="Times New Roman"/>
          <w:b/>
          <w:bCs/>
          <w:sz w:val="24"/>
          <w:szCs w:val="24"/>
          <w:lang w:eastAsia="en-GB"/>
        </w:rPr>
        <w:t>4.1A Theoretical Integration</w:t>
      </w:r>
    </w:p>
    <w:p w14:paraId="0D171353" w14:textId="27397808"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 xml:space="preserve">The indirect pattern observed between EI-related leadership </w:t>
      </w:r>
      <w:proofErr w:type="spellStart"/>
      <w:r w:rsidRPr="002812A6">
        <w:rPr>
          <w:rFonts w:ascii="Times New Roman" w:eastAsia="Times New Roman" w:hAnsi="Times New Roman" w:cs="Times New Roman"/>
          <w:sz w:val="24"/>
          <w:szCs w:val="24"/>
          <w:lang w:eastAsia="en-GB"/>
        </w:rPr>
        <w:t>behaviors</w:t>
      </w:r>
      <w:proofErr w:type="spellEnd"/>
      <w:r w:rsidRPr="002812A6">
        <w:rPr>
          <w:rFonts w:ascii="Times New Roman" w:eastAsia="Times New Roman" w:hAnsi="Times New Roman" w:cs="Times New Roman"/>
          <w:sz w:val="24"/>
          <w:szCs w:val="24"/>
          <w:lang w:eastAsia="en-GB"/>
        </w:rPr>
        <w:t xml:space="preserve"> and nurse job satisfaction aligns with several well-established theories.</w:t>
      </w:r>
    </w:p>
    <w:p w14:paraId="494D0D07" w14:textId="3387A38A"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 xml:space="preserve">First, Transformational Leadership Theory posits that effective leaders do not just manage; they inspire, encourage, and intellectually challenge their teams while attending to individual growth. This drives both satisfaction and performance. EI is at the heart of this </w:t>
      </w:r>
      <w:proofErr w:type="spellStart"/>
      <w:r w:rsidRPr="002812A6">
        <w:rPr>
          <w:rFonts w:ascii="Times New Roman" w:eastAsia="Times New Roman" w:hAnsi="Times New Roman" w:cs="Times New Roman"/>
          <w:sz w:val="24"/>
          <w:szCs w:val="24"/>
          <w:lang w:eastAsia="en-GB"/>
        </w:rPr>
        <w:t>styleit</w:t>
      </w:r>
      <w:proofErr w:type="spellEnd"/>
      <w:r w:rsidRPr="002812A6">
        <w:rPr>
          <w:rFonts w:ascii="Times New Roman" w:eastAsia="Times New Roman" w:hAnsi="Times New Roman" w:cs="Times New Roman"/>
          <w:sz w:val="24"/>
          <w:szCs w:val="24"/>
          <w:lang w:eastAsia="en-GB"/>
        </w:rPr>
        <w:t xml:space="preserve"> is the capacity that allows leaders to understand, connect with, and motivate others. Without strong EI, implementing the core elements of transformational leadership becomes a struggle.</w:t>
      </w:r>
    </w:p>
    <w:p w14:paraId="2BF99006" w14:textId="155FF007"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Second, the Job Demands–Resources (JD-R) Model, a cornerstone of occupational psychology, suggests that when job demands escalate (emotional pressure, stress, etc.), resources act as a buffer and promote positive outcomes. High-EI leaders often create and bolster these resources</w:t>
      </w:r>
      <w:r w:rsidR="001221A1">
        <w:rPr>
          <w:rFonts w:ascii="Times New Roman" w:eastAsia="Times New Roman" w:hAnsi="Times New Roman" w:cs="Times New Roman"/>
          <w:sz w:val="24"/>
          <w:szCs w:val="24"/>
          <w:lang w:eastAsia="en-GB"/>
        </w:rPr>
        <w:t xml:space="preserve"> </w:t>
      </w:r>
      <w:r w:rsidRPr="002812A6">
        <w:rPr>
          <w:rFonts w:ascii="Times New Roman" w:eastAsia="Times New Roman" w:hAnsi="Times New Roman" w:cs="Times New Roman"/>
          <w:sz w:val="24"/>
          <w:szCs w:val="24"/>
          <w:lang w:eastAsia="en-GB"/>
        </w:rPr>
        <w:t>such as support, open communication, and psychological safety</w:t>
      </w:r>
      <w:r w:rsidR="001221A1">
        <w:rPr>
          <w:rFonts w:ascii="Times New Roman" w:eastAsia="Times New Roman" w:hAnsi="Times New Roman" w:cs="Times New Roman"/>
          <w:sz w:val="24"/>
          <w:szCs w:val="24"/>
          <w:lang w:eastAsia="en-GB"/>
        </w:rPr>
        <w:t xml:space="preserve"> </w:t>
      </w:r>
      <w:r w:rsidRPr="002812A6">
        <w:rPr>
          <w:rFonts w:ascii="Times New Roman" w:eastAsia="Times New Roman" w:hAnsi="Times New Roman" w:cs="Times New Roman"/>
          <w:sz w:val="24"/>
          <w:szCs w:val="24"/>
          <w:lang w:eastAsia="en-GB"/>
        </w:rPr>
        <w:t>which mitigate burnout and enhance engagement and satisfaction.</w:t>
      </w:r>
    </w:p>
    <w:p w14:paraId="2016FECA" w14:textId="0C6BCBA5"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Third, Affective Events Theory (AET) explains that daily emotional occurrences at work</w:t>
      </w:r>
      <w:r w:rsidR="001221A1">
        <w:rPr>
          <w:rFonts w:ascii="Times New Roman" w:eastAsia="Times New Roman" w:hAnsi="Times New Roman" w:cs="Times New Roman"/>
          <w:sz w:val="24"/>
          <w:szCs w:val="24"/>
          <w:lang w:eastAsia="en-GB"/>
        </w:rPr>
        <w:t xml:space="preserve"> </w:t>
      </w:r>
      <w:r w:rsidRPr="002812A6">
        <w:rPr>
          <w:rFonts w:ascii="Times New Roman" w:eastAsia="Times New Roman" w:hAnsi="Times New Roman" w:cs="Times New Roman"/>
          <w:sz w:val="24"/>
          <w:szCs w:val="24"/>
          <w:lang w:eastAsia="en-GB"/>
        </w:rPr>
        <w:t>positive or negative</w:t>
      </w:r>
      <w:r w:rsidR="001221A1">
        <w:rPr>
          <w:rFonts w:ascii="Times New Roman" w:eastAsia="Times New Roman" w:hAnsi="Times New Roman" w:cs="Times New Roman"/>
          <w:sz w:val="24"/>
          <w:szCs w:val="24"/>
          <w:lang w:eastAsia="en-GB"/>
        </w:rPr>
        <w:t xml:space="preserve"> </w:t>
      </w:r>
      <w:r w:rsidRPr="002812A6">
        <w:rPr>
          <w:rFonts w:ascii="Times New Roman" w:eastAsia="Times New Roman" w:hAnsi="Times New Roman" w:cs="Times New Roman"/>
          <w:sz w:val="24"/>
          <w:szCs w:val="24"/>
          <w:lang w:eastAsia="en-GB"/>
        </w:rPr>
        <w:t xml:space="preserve">gradually shape an employee's attitude toward their job, including their level of satisfaction. Leaders with high EI handle these moments more </w:t>
      </w:r>
      <w:proofErr w:type="spellStart"/>
      <w:r w:rsidRPr="002812A6">
        <w:rPr>
          <w:rFonts w:ascii="Times New Roman" w:eastAsia="Times New Roman" w:hAnsi="Times New Roman" w:cs="Times New Roman"/>
          <w:sz w:val="24"/>
          <w:szCs w:val="24"/>
          <w:lang w:eastAsia="en-GB"/>
        </w:rPr>
        <w:t>skillfully</w:t>
      </w:r>
      <w:proofErr w:type="spellEnd"/>
      <w:r w:rsidR="001221A1">
        <w:rPr>
          <w:rFonts w:ascii="Times New Roman" w:eastAsia="Times New Roman" w:hAnsi="Times New Roman" w:cs="Times New Roman"/>
          <w:sz w:val="24"/>
          <w:szCs w:val="24"/>
          <w:lang w:eastAsia="en-GB"/>
        </w:rPr>
        <w:t xml:space="preserve">, </w:t>
      </w:r>
      <w:r w:rsidRPr="002812A6">
        <w:rPr>
          <w:rFonts w:ascii="Times New Roman" w:eastAsia="Times New Roman" w:hAnsi="Times New Roman" w:cs="Times New Roman"/>
          <w:sz w:val="24"/>
          <w:szCs w:val="24"/>
          <w:lang w:eastAsia="en-GB"/>
        </w:rPr>
        <w:t>they detect stress early, resolve conflicts creatively, offer timely appreciation, and respond with empathy.</w:t>
      </w:r>
    </w:p>
    <w:p w14:paraId="2D393F3C" w14:textId="77777777"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 xml:space="preserve">When these three theories are integrated, a clear picture emerges: EI is not a "quick fix" or an immediate factor that spikes job satisfaction. It is essentially an interpersonal competency that translates into relational leadership </w:t>
      </w:r>
      <w:proofErr w:type="spellStart"/>
      <w:r w:rsidRPr="002812A6">
        <w:rPr>
          <w:rFonts w:ascii="Times New Roman" w:eastAsia="Times New Roman" w:hAnsi="Times New Roman" w:cs="Times New Roman"/>
          <w:sz w:val="24"/>
          <w:szCs w:val="24"/>
          <w:lang w:eastAsia="en-GB"/>
        </w:rPr>
        <w:t>behaviors</w:t>
      </w:r>
      <w:proofErr w:type="spellEnd"/>
      <w:r w:rsidRPr="002812A6">
        <w:rPr>
          <w:rFonts w:ascii="Times New Roman" w:eastAsia="Times New Roman" w:hAnsi="Times New Roman" w:cs="Times New Roman"/>
          <w:sz w:val="24"/>
          <w:szCs w:val="24"/>
          <w:lang w:eastAsia="en-GB"/>
        </w:rPr>
        <w:t xml:space="preserve">. Those </w:t>
      </w:r>
      <w:proofErr w:type="spellStart"/>
      <w:r w:rsidRPr="002812A6">
        <w:rPr>
          <w:rFonts w:ascii="Times New Roman" w:eastAsia="Times New Roman" w:hAnsi="Times New Roman" w:cs="Times New Roman"/>
          <w:sz w:val="24"/>
          <w:szCs w:val="24"/>
          <w:lang w:eastAsia="en-GB"/>
        </w:rPr>
        <w:t>behaviors</w:t>
      </w:r>
      <w:proofErr w:type="spellEnd"/>
      <w:r w:rsidRPr="002812A6">
        <w:rPr>
          <w:rFonts w:ascii="Times New Roman" w:eastAsia="Times New Roman" w:hAnsi="Times New Roman" w:cs="Times New Roman"/>
          <w:sz w:val="24"/>
          <w:szCs w:val="24"/>
          <w:lang w:eastAsia="en-GB"/>
        </w:rPr>
        <w:t>, in turn, cultivate a healthy emotional climate that fosters long-term job satisfaction.</w:t>
      </w:r>
    </w:p>
    <w:p w14:paraId="083BAEF3" w14:textId="500E9A6C" w:rsidR="002812A6" w:rsidRPr="002812A6" w:rsidRDefault="002812A6" w:rsidP="002812A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812A6">
        <w:rPr>
          <w:rFonts w:ascii="Times New Roman" w:eastAsia="Times New Roman" w:hAnsi="Times New Roman" w:cs="Times New Roman"/>
          <w:sz w:val="24"/>
          <w:szCs w:val="24"/>
          <w:lang w:eastAsia="en-GB"/>
        </w:rPr>
        <w:t>Theoretically, this integration suggests that EI should be viewed as an ‘upstream’ capability</w:t>
      </w:r>
      <w:r w:rsidR="001221A1">
        <w:rPr>
          <w:rFonts w:ascii="Times New Roman" w:eastAsia="Times New Roman" w:hAnsi="Times New Roman" w:cs="Times New Roman"/>
          <w:sz w:val="24"/>
          <w:szCs w:val="24"/>
          <w:lang w:eastAsia="en-GB"/>
        </w:rPr>
        <w:t xml:space="preserve"> </w:t>
      </w:r>
      <w:r w:rsidRPr="002812A6">
        <w:rPr>
          <w:rFonts w:ascii="Times New Roman" w:eastAsia="Times New Roman" w:hAnsi="Times New Roman" w:cs="Times New Roman"/>
          <w:sz w:val="24"/>
          <w:szCs w:val="24"/>
          <w:lang w:eastAsia="en-GB"/>
        </w:rPr>
        <w:t>operating at a deep level within leadership and organizational processes</w:t>
      </w:r>
      <w:r w:rsidR="001221A1">
        <w:rPr>
          <w:rFonts w:ascii="Times New Roman" w:eastAsia="Times New Roman" w:hAnsi="Times New Roman" w:cs="Times New Roman"/>
          <w:sz w:val="24"/>
          <w:szCs w:val="24"/>
          <w:lang w:eastAsia="en-GB"/>
        </w:rPr>
        <w:t xml:space="preserve"> </w:t>
      </w:r>
      <w:r w:rsidRPr="002812A6">
        <w:rPr>
          <w:rFonts w:ascii="Times New Roman" w:eastAsia="Times New Roman" w:hAnsi="Times New Roman" w:cs="Times New Roman"/>
          <w:sz w:val="24"/>
          <w:szCs w:val="24"/>
          <w:lang w:eastAsia="en-GB"/>
        </w:rPr>
        <w:t>rather than a direct determinant of job satisfaction. Adopting this perspective could make future research much more targeted and practical.</w:t>
      </w:r>
    </w:p>
    <w:p w14:paraId="2231CC4F" w14:textId="77777777" w:rsidR="002812A6" w:rsidRDefault="002812A6" w:rsidP="002812A6">
      <w:pPr>
        <w:pStyle w:val="NormalWeb"/>
        <w:rPr>
          <w:rStyle w:val="Strong"/>
        </w:rPr>
      </w:pPr>
      <w:r>
        <w:rPr>
          <w:rStyle w:val="Strong"/>
        </w:rPr>
        <w:t>4.2 Strengths and Limitations</w:t>
      </w:r>
    </w:p>
    <w:p w14:paraId="057113A5" w14:textId="6B77B130" w:rsidR="002812A6" w:rsidRDefault="002812A6" w:rsidP="002812A6">
      <w:pPr>
        <w:pStyle w:val="NormalWeb"/>
        <w:jc w:val="both"/>
      </w:pPr>
      <w:r>
        <w:t>This review demonstrates several methodological strengths. It was prospectively registered in PROSPERO and followed PRISMA 2020 reporting guidance. The search strategy was structured and transparent across multiple databases. Screening, eligibility assessment, and data extraction were conducted systematically, and a standardized tool was used for quality appraisal (Newcastle–Ottawa Scale, NOS) for observational study assessment²⁵. Where quantitative synthesis was not possible, narrative synthesis guidance was followed²⁶. Together, these methodological features enhance transparency and rigor, reducing the risk of reviewer bias.</w:t>
      </w:r>
    </w:p>
    <w:p w14:paraId="5E0B5C49" w14:textId="77777777" w:rsidR="002812A6" w:rsidRDefault="002812A6" w:rsidP="002812A6">
      <w:pPr>
        <w:pStyle w:val="NormalWeb"/>
        <w:jc w:val="both"/>
      </w:pPr>
      <w:r>
        <w:t>However, several limitations must also be acknowledged. Only one study met the eligibility criteria, preventing meta-analysis and limiting the generalizability of findings. Restricting inclusion to English-language publications may have contributed to language bias. Although the included study received a low risk of bias rating on the NOS, it was limited by a lack of confounder adjustment, absence of sample size justification for the nurse leader group, and single-site sampling, which restricts external validity. In addition, variability in EI and job satisfaction instruments across screened studies, as well as methodological inconsistency in confounder adjustment, resulted in the exclusion of otherwise relevant studies. Finally, exclusion of grey literature may have introduced publication bias. Given that only one observational study was included, the application of GRADE was not feasible for rating certainty of evidence. Hence GRADE was not applied due to the inclusion of only one observational study and lack of pooled effect estimates. Meta-analysis was not feasible due to insufficient comparable data (n=1), representing a methodological feasibility deviation from the registered protocol.</w:t>
      </w:r>
    </w:p>
    <w:p w14:paraId="16C2B869" w14:textId="77777777" w:rsidR="002812A6" w:rsidRDefault="002812A6" w:rsidP="002812A6">
      <w:pPr>
        <w:pStyle w:val="NormalWeb"/>
        <w:rPr>
          <w:rStyle w:val="Strong"/>
        </w:rPr>
      </w:pPr>
      <w:r>
        <w:rPr>
          <w:rStyle w:val="Strong"/>
        </w:rPr>
        <w:t>4.3 Implications for Practice, Education, and Policy</w:t>
      </w:r>
    </w:p>
    <w:p w14:paraId="74E03C75" w14:textId="47294479" w:rsidR="002812A6" w:rsidRDefault="002812A6" w:rsidP="002812A6">
      <w:pPr>
        <w:pStyle w:val="NormalWeb"/>
        <w:jc w:val="both"/>
      </w:pPr>
      <w:r>
        <w:t>Even though the direct evidence is limited, the conceptual links and contextual patterns identified in this review point to some practical implications for nursing management and workforce development.</w:t>
      </w:r>
    </w:p>
    <w:p w14:paraId="597C5095" w14:textId="77777777" w:rsidR="002812A6" w:rsidRDefault="002812A6" w:rsidP="002812A6">
      <w:pPr>
        <w:pStyle w:val="NormalWeb"/>
        <w:jc w:val="both"/>
      </w:pPr>
      <w:r>
        <w:t xml:space="preserve">In day-to-day clinical work, leaders who are emotionally skilled tend to perform better in communication, conflict resolution, and providing relational support. These </w:t>
      </w:r>
      <w:proofErr w:type="spellStart"/>
      <w:r>
        <w:t>behaviors</w:t>
      </w:r>
      <w:proofErr w:type="spellEnd"/>
      <w:r>
        <w:t xml:space="preserve"> have the potential to enhance nurse job satisfaction and support retention⁹⁻¹¹˒¹³˒¹⁸. For nurse education and leadership development, these findings support integrating EI-related competencies into management training, performance evaluation, and continuing professional development, which may yield long-term benefits.</w:t>
      </w:r>
    </w:p>
    <w:p w14:paraId="112C5C8B" w14:textId="77777777" w:rsidR="002812A6" w:rsidRDefault="002812A6" w:rsidP="002812A6">
      <w:pPr>
        <w:pStyle w:val="NormalWeb"/>
        <w:jc w:val="both"/>
      </w:pPr>
      <w:r>
        <w:t>From an organizational or policy standpoint, there is a clear mismatch: EI receives considerable conceptual attention, but strong outcome-focused empirical evidence is still emerging. Therefore, EI should be approached with careful consideration. While EI appears to be a promising leadership attribute worth cultivating, it is not yet ready to underpin workforce planning, staffing decisions, or large-scale policy interventions without stronger causal evidence. If organizations pursue EI-focused assessments, leadership workshops, or training interventions, it would be prudent to implement robust evaluation mechanisms to determine whether these initiatives produce measurable improvements that align with workforce needs and operational priorities.</w:t>
      </w:r>
    </w:p>
    <w:p w14:paraId="355F6A14" w14:textId="77777777" w:rsidR="002812A6" w:rsidRDefault="002812A6" w:rsidP="002812A6">
      <w:pPr>
        <w:pStyle w:val="NormalWeb"/>
        <w:rPr>
          <w:rStyle w:val="Strong"/>
        </w:rPr>
      </w:pPr>
      <w:r>
        <w:rPr>
          <w:rStyle w:val="Strong"/>
        </w:rPr>
        <w:t>4.4 Recommendations for Future Research</w:t>
      </w:r>
    </w:p>
    <w:p w14:paraId="6DE6F000" w14:textId="28756479" w:rsidR="002812A6" w:rsidRDefault="002812A6" w:rsidP="002812A6">
      <w:pPr>
        <w:pStyle w:val="NormalWeb"/>
        <w:jc w:val="both"/>
      </w:pPr>
      <w:r>
        <w:t>Future research should prioritize stronger empirical designs to clarify the extent to which emotional intelligence (EI) affects nurse workforce outcomes and through what mechanisms. Longitudinal studies and multi-site studies with adequate sample sizes are needed to improve generalizability and support causal inferences.</w:t>
      </w:r>
    </w:p>
    <w:p w14:paraId="4F920FFC" w14:textId="33F21080" w:rsidR="002812A6" w:rsidRDefault="002812A6" w:rsidP="002812A6">
      <w:pPr>
        <w:pStyle w:val="NormalWeb"/>
        <w:jc w:val="both"/>
      </w:pPr>
      <w:r>
        <w:t>Studies should adopt theory-driven statistical approaches capable of testing mediation and moderation effects</w:t>
      </w:r>
      <w:r w:rsidR="00BC6F03">
        <w:t xml:space="preserve"> </w:t>
      </w:r>
      <w:r>
        <w:t>for example, examining transformational leadership, conflict handling, psychological safety, or communication quality²⁶⁻²⁸. Harmonizing EI measurement</w:t>
      </w:r>
      <w:r w:rsidR="00BC6F03">
        <w:t xml:space="preserve"> </w:t>
      </w:r>
      <w:r>
        <w:t>whether ability-based, mixed-model, or trait-based⁹˒¹⁰˒²⁸and using validated job satisfaction instruments⁴˒⁵ would facilitate more consistent comparisons across studies and support eventual meta-analysis.</w:t>
      </w:r>
    </w:p>
    <w:p w14:paraId="317C0440" w14:textId="77777777" w:rsidR="002812A6" w:rsidRDefault="002812A6" w:rsidP="002812A6">
      <w:pPr>
        <w:pStyle w:val="NormalWeb"/>
        <w:jc w:val="both"/>
      </w:pPr>
      <w:r>
        <w:t>Additionally, future work must appropriately control for known confounders: unit type, workload demands, staffing adequacy, years of experience, and other organizational or contextual factors that reliably affect job satisfaction²˒³˒⁶˒⁷. Incorporating qualitative or mixed-methods designs would also help capture the lived experiences of nurse managers and frontline staff, enabling richer theoretical development and more grounded interpretation.</w:t>
      </w:r>
    </w:p>
    <w:p w14:paraId="43E4D481" w14:textId="77777777" w:rsidR="002812A6" w:rsidRDefault="002812A6" w:rsidP="002812A6">
      <w:pPr>
        <w:pStyle w:val="NormalWeb"/>
        <w:rPr>
          <w:rStyle w:val="Strong"/>
        </w:rPr>
      </w:pPr>
      <w:r>
        <w:rPr>
          <w:rStyle w:val="Strong"/>
        </w:rPr>
        <w:t>4.5 Conclusion</w:t>
      </w:r>
    </w:p>
    <w:p w14:paraId="7DBBCC96" w14:textId="3CB936E6" w:rsidR="002812A6" w:rsidRDefault="002812A6" w:rsidP="002812A6">
      <w:pPr>
        <w:pStyle w:val="NormalWeb"/>
        <w:jc w:val="both"/>
      </w:pPr>
      <w:r>
        <w:t xml:space="preserve">Although this systematic review identified only one eligible study, that single study still provided useful insights regarding how nurse managers' emotional intelligence may relate to staff nurse job satisfaction. While no direct statistical association was reported, indirect pathways linked to supportive leadership </w:t>
      </w:r>
      <w:proofErr w:type="spellStart"/>
      <w:r>
        <w:t>behaviors</w:t>
      </w:r>
      <w:proofErr w:type="spellEnd"/>
      <w:r>
        <w:t xml:space="preserve"> align with broader leadership and organizational evidence. The scarcity of empirical work highlights a clear research gap and underscores the need for methodologically rigorous studies moving forward.</w:t>
      </w:r>
    </w:p>
    <w:p w14:paraId="28A47F52" w14:textId="77777777" w:rsidR="002812A6" w:rsidRDefault="002812A6" w:rsidP="002812A6">
      <w:pPr>
        <w:pStyle w:val="NormalWeb"/>
        <w:jc w:val="both"/>
      </w:pPr>
      <w:r>
        <w:t>Considering persistent global challenges involving nurse turnover, burnout, and the pivotal role of leadership in workforce sustainability, advancing research on emotionally competent leadership represents a promising direction. Strengthening the empirical foundation in this area may ultimately contribute to healthier work environments, improved job satisfaction, and enhanced retention within the nursing workforce.</w:t>
      </w:r>
    </w:p>
    <w:p w14:paraId="0F749742" w14:textId="7F1E29F2" w:rsidR="00F61024" w:rsidRPr="009019F1" w:rsidRDefault="009019F1" w:rsidP="009019F1">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5. </w:t>
      </w:r>
      <w:r w:rsidR="00F61024" w:rsidRPr="009019F1">
        <w:rPr>
          <w:rFonts w:ascii="Times New Roman" w:hAnsi="Times New Roman" w:cs="Times New Roman"/>
          <w:b/>
          <w:bCs/>
          <w:sz w:val="24"/>
          <w:szCs w:val="24"/>
        </w:rPr>
        <w:t xml:space="preserve">ADMINISTRATIVE INFORMATION </w:t>
      </w:r>
    </w:p>
    <w:p w14:paraId="06DB8ABC" w14:textId="5E3CA852" w:rsidR="00F61024" w:rsidRPr="009019F1" w:rsidRDefault="00A63B87" w:rsidP="00F610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5.1 </w:t>
      </w:r>
      <w:r w:rsidR="00F61024" w:rsidRPr="009019F1">
        <w:rPr>
          <w:rFonts w:ascii="Times New Roman" w:hAnsi="Times New Roman" w:cs="Times New Roman"/>
          <w:b/>
          <w:bCs/>
          <w:sz w:val="24"/>
          <w:szCs w:val="24"/>
        </w:rPr>
        <w:t>Registration and Protocol</w:t>
      </w:r>
    </w:p>
    <w:p w14:paraId="36C91249" w14:textId="7AB8FDE4" w:rsidR="00E163C9" w:rsidRPr="009019F1" w:rsidRDefault="00E163C9" w:rsidP="007E5328">
      <w:pPr>
        <w:spacing w:before="100" w:beforeAutospacing="1" w:after="100" w:afterAutospacing="1" w:line="240" w:lineRule="auto"/>
        <w:jc w:val="both"/>
        <w:rPr>
          <w:rFonts w:ascii="Times New Roman" w:hAnsi="Times New Roman" w:cs="Times New Roman"/>
          <w:sz w:val="24"/>
          <w:szCs w:val="24"/>
        </w:rPr>
      </w:pPr>
    </w:p>
    <w:p w14:paraId="754B1286" w14:textId="5202FE30" w:rsidR="00F61024" w:rsidRPr="009019F1" w:rsidRDefault="00A63B87" w:rsidP="00F610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5.2 </w:t>
      </w:r>
      <w:r w:rsidR="00F61024" w:rsidRPr="009019F1">
        <w:rPr>
          <w:rFonts w:ascii="Times New Roman" w:hAnsi="Times New Roman" w:cs="Times New Roman"/>
          <w:b/>
          <w:bCs/>
          <w:sz w:val="24"/>
          <w:szCs w:val="24"/>
        </w:rPr>
        <w:t>Ethics Approval and Consent to Participate</w:t>
      </w:r>
    </w:p>
    <w:p w14:paraId="4402BB57" w14:textId="77777777" w:rsidR="00A63B87" w:rsidRDefault="00F61024" w:rsidP="00A63B87">
      <w:pPr>
        <w:spacing w:before="100" w:beforeAutospacing="1" w:after="100" w:afterAutospacing="1" w:line="240" w:lineRule="auto"/>
        <w:jc w:val="both"/>
        <w:rPr>
          <w:rFonts w:ascii="Times New Roman" w:hAnsi="Times New Roman" w:cs="Times New Roman"/>
          <w:sz w:val="24"/>
          <w:szCs w:val="24"/>
        </w:rPr>
      </w:pPr>
      <w:r w:rsidRPr="009019F1">
        <w:rPr>
          <w:rFonts w:ascii="Times New Roman" w:hAnsi="Times New Roman" w:cs="Times New Roman"/>
          <w:sz w:val="24"/>
          <w:szCs w:val="24"/>
        </w:rPr>
        <w:t xml:space="preserve">Ethical approval was </w:t>
      </w:r>
      <w:r w:rsidRPr="009019F1">
        <w:rPr>
          <w:rFonts w:ascii="Times New Roman" w:hAnsi="Times New Roman" w:cs="Times New Roman"/>
          <w:b/>
          <w:bCs/>
          <w:sz w:val="24"/>
          <w:szCs w:val="24"/>
        </w:rPr>
        <w:t>not required</w:t>
      </w:r>
      <w:r w:rsidRPr="009019F1">
        <w:rPr>
          <w:rFonts w:ascii="Times New Roman" w:hAnsi="Times New Roman" w:cs="Times New Roman"/>
          <w:sz w:val="24"/>
          <w:szCs w:val="24"/>
        </w:rPr>
        <w:t>, as the review synthesizes data exclusively from previously published studies and does not involve human participants, identifiable private information, or intervention. All primary studies included in this review are assumed to have obtained appropriate ethical clearance from their respective institutional review boards as per publication standards.</w:t>
      </w:r>
    </w:p>
    <w:p w14:paraId="5099FEF4" w14:textId="4E2D898D" w:rsidR="00F61024" w:rsidRPr="00A63B87" w:rsidRDefault="00F61024" w:rsidP="00A63B87">
      <w:pPr>
        <w:spacing w:before="100" w:beforeAutospacing="1" w:after="100" w:afterAutospacing="1" w:line="240" w:lineRule="auto"/>
        <w:jc w:val="both"/>
        <w:rPr>
          <w:rFonts w:ascii="Times New Roman" w:hAnsi="Times New Roman" w:cs="Times New Roman"/>
          <w:sz w:val="24"/>
          <w:szCs w:val="24"/>
        </w:rPr>
      </w:pPr>
      <w:r w:rsidRPr="009019F1">
        <w:rPr>
          <w:rFonts w:ascii="Times New Roman" w:hAnsi="Times New Roman" w:cs="Times New Roman"/>
          <w:b/>
          <w:bCs/>
          <w:sz w:val="24"/>
          <w:szCs w:val="24"/>
        </w:rPr>
        <w:t>Consent for Publication</w:t>
      </w:r>
    </w:p>
    <w:p w14:paraId="3ED6C815" w14:textId="77777777" w:rsidR="00F61024" w:rsidRPr="009019F1" w:rsidRDefault="00F61024" w:rsidP="00F61024">
      <w:p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sz w:val="24"/>
          <w:szCs w:val="24"/>
        </w:rPr>
        <w:t xml:space="preserve">Not applicable, as no individual-level data, personal identifiers, or unpublished participant information were collected, </w:t>
      </w:r>
      <w:proofErr w:type="spellStart"/>
      <w:r w:rsidRPr="009019F1">
        <w:rPr>
          <w:rFonts w:ascii="Times New Roman" w:hAnsi="Times New Roman" w:cs="Times New Roman"/>
          <w:sz w:val="24"/>
          <w:szCs w:val="24"/>
        </w:rPr>
        <w:t>analyzed</w:t>
      </w:r>
      <w:proofErr w:type="spellEnd"/>
      <w:r w:rsidRPr="009019F1">
        <w:rPr>
          <w:rFonts w:ascii="Times New Roman" w:hAnsi="Times New Roman" w:cs="Times New Roman"/>
          <w:sz w:val="24"/>
          <w:szCs w:val="24"/>
        </w:rPr>
        <w:t>, or reported.</w:t>
      </w:r>
    </w:p>
    <w:p w14:paraId="50C6A79E" w14:textId="650F727F" w:rsidR="00F61024" w:rsidRPr="009019F1" w:rsidRDefault="00A63B87" w:rsidP="00F610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5.3 </w:t>
      </w:r>
      <w:r w:rsidR="00F61024" w:rsidRPr="009019F1">
        <w:rPr>
          <w:rFonts w:ascii="Times New Roman" w:hAnsi="Times New Roman" w:cs="Times New Roman"/>
          <w:b/>
          <w:bCs/>
          <w:sz w:val="24"/>
          <w:szCs w:val="24"/>
        </w:rPr>
        <w:t>Availability of Data and Materials</w:t>
      </w:r>
    </w:p>
    <w:p w14:paraId="70193801" w14:textId="77777777" w:rsidR="00F61024" w:rsidRPr="009019F1" w:rsidRDefault="00F61024" w:rsidP="009019F1">
      <w:pPr>
        <w:spacing w:before="100" w:beforeAutospacing="1" w:after="100" w:afterAutospacing="1" w:line="240" w:lineRule="auto"/>
        <w:jc w:val="both"/>
        <w:rPr>
          <w:rFonts w:ascii="Times New Roman" w:hAnsi="Times New Roman" w:cs="Times New Roman"/>
          <w:sz w:val="24"/>
          <w:szCs w:val="24"/>
        </w:rPr>
      </w:pPr>
      <w:r w:rsidRPr="009019F1">
        <w:rPr>
          <w:rFonts w:ascii="Times New Roman" w:hAnsi="Times New Roman" w:cs="Times New Roman"/>
          <w:sz w:val="24"/>
          <w:szCs w:val="24"/>
        </w:rPr>
        <w:t xml:space="preserve">All data extracted and </w:t>
      </w:r>
      <w:proofErr w:type="spellStart"/>
      <w:r w:rsidRPr="009019F1">
        <w:rPr>
          <w:rFonts w:ascii="Times New Roman" w:hAnsi="Times New Roman" w:cs="Times New Roman"/>
          <w:sz w:val="24"/>
          <w:szCs w:val="24"/>
        </w:rPr>
        <w:t>analyzed</w:t>
      </w:r>
      <w:proofErr w:type="spellEnd"/>
      <w:r w:rsidRPr="009019F1">
        <w:rPr>
          <w:rFonts w:ascii="Times New Roman" w:hAnsi="Times New Roman" w:cs="Times New Roman"/>
          <w:sz w:val="24"/>
          <w:szCs w:val="24"/>
        </w:rPr>
        <w:t xml:space="preserve"> during this review are derived from published literature. Extraction sheets, statistical code (if generated), and supplementary materials may be made available upon reasonable request to the corresponding author, subject to journal and institutional policies. No proprietary datasets were used.</w:t>
      </w:r>
    </w:p>
    <w:p w14:paraId="52E40ECD" w14:textId="53271236" w:rsidR="00F61024" w:rsidRPr="00A9708E" w:rsidRDefault="00A63B87" w:rsidP="00F610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5.4 </w:t>
      </w:r>
      <w:r w:rsidR="00F61024" w:rsidRPr="009019F1">
        <w:rPr>
          <w:rFonts w:ascii="Times New Roman" w:hAnsi="Times New Roman" w:cs="Times New Roman"/>
          <w:b/>
          <w:bCs/>
          <w:sz w:val="24"/>
          <w:szCs w:val="24"/>
        </w:rPr>
        <w:t>Authors and Affiliations</w:t>
      </w:r>
    </w:p>
    <w:p w14:paraId="1218B38E" w14:textId="6F676AE3" w:rsidR="00F61024" w:rsidRPr="009019F1" w:rsidRDefault="00A63B87" w:rsidP="00F610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5.5 </w:t>
      </w:r>
      <w:r w:rsidR="00F61024" w:rsidRPr="009019F1">
        <w:rPr>
          <w:rFonts w:ascii="Times New Roman" w:hAnsi="Times New Roman" w:cs="Times New Roman"/>
          <w:b/>
          <w:bCs/>
          <w:sz w:val="24"/>
          <w:szCs w:val="24"/>
        </w:rPr>
        <w:t>Authors’ Contributions (</w:t>
      </w:r>
      <w:proofErr w:type="spellStart"/>
      <w:r w:rsidR="00F61024" w:rsidRPr="009019F1">
        <w:rPr>
          <w:rFonts w:ascii="Times New Roman" w:hAnsi="Times New Roman" w:cs="Times New Roman"/>
          <w:b/>
          <w:bCs/>
          <w:sz w:val="24"/>
          <w:szCs w:val="24"/>
        </w:rPr>
        <w:t>CRediT</w:t>
      </w:r>
      <w:proofErr w:type="spellEnd"/>
      <w:r w:rsidR="00F61024" w:rsidRPr="009019F1">
        <w:rPr>
          <w:rFonts w:ascii="Times New Roman" w:hAnsi="Times New Roman" w:cs="Times New Roman"/>
          <w:b/>
          <w:bCs/>
          <w:sz w:val="24"/>
          <w:szCs w:val="24"/>
        </w:rPr>
        <w:t xml:space="preserve"> Taxonomy)</w:t>
      </w:r>
    </w:p>
    <w:p w14:paraId="3AF67E99" w14:textId="2B136F07" w:rsidR="00F61024" w:rsidRPr="009019F1" w:rsidRDefault="00F61024" w:rsidP="00F61024">
      <w:p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sz w:val="24"/>
          <w:szCs w:val="24"/>
        </w:rPr>
        <w:t>Using the Contributor Roles Taxonomy (</w:t>
      </w:r>
      <w:proofErr w:type="spellStart"/>
      <w:r w:rsidRPr="009019F1">
        <w:rPr>
          <w:rFonts w:ascii="Times New Roman" w:hAnsi="Times New Roman" w:cs="Times New Roman"/>
          <w:sz w:val="24"/>
          <w:szCs w:val="24"/>
        </w:rPr>
        <w:t>CRediT</w:t>
      </w:r>
      <w:proofErr w:type="spellEnd"/>
      <w:r w:rsidRPr="009019F1">
        <w:rPr>
          <w:rFonts w:ascii="Times New Roman" w:hAnsi="Times New Roman" w:cs="Times New Roman"/>
          <w:sz w:val="24"/>
          <w:szCs w:val="24"/>
        </w:rPr>
        <w:t>), individual author contributions are as follows:</w:t>
      </w:r>
    </w:p>
    <w:p w14:paraId="1D6374FF" w14:textId="4A598014" w:rsidR="00F61024" w:rsidRPr="009019F1" w:rsidRDefault="00A63B87" w:rsidP="00F610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5.6 </w:t>
      </w:r>
      <w:r w:rsidR="00F61024" w:rsidRPr="009019F1">
        <w:rPr>
          <w:rFonts w:ascii="Times New Roman" w:hAnsi="Times New Roman" w:cs="Times New Roman"/>
          <w:b/>
          <w:bCs/>
          <w:sz w:val="24"/>
          <w:szCs w:val="24"/>
        </w:rPr>
        <w:t>Funding</w:t>
      </w:r>
    </w:p>
    <w:p w14:paraId="0B8C2412" w14:textId="433C29F1" w:rsidR="00F61024" w:rsidRDefault="00F61024" w:rsidP="002812A6">
      <w:pPr>
        <w:spacing w:before="100" w:beforeAutospacing="1" w:after="100" w:afterAutospacing="1" w:line="240" w:lineRule="auto"/>
        <w:jc w:val="both"/>
        <w:rPr>
          <w:rFonts w:ascii="Times New Roman" w:hAnsi="Times New Roman" w:cs="Times New Roman"/>
          <w:sz w:val="24"/>
          <w:szCs w:val="24"/>
        </w:rPr>
      </w:pPr>
      <w:r w:rsidRPr="009019F1">
        <w:rPr>
          <w:rFonts w:ascii="Times New Roman" w:hAnsi="Times New Roman" w:cs="Times New Roman"/>
          <w:sz w:val="24"/>
          <w:szCs w:val="24"/>
        </w:rPr>
        <w:t>No external funding, commercial sponsorship, or financial grant was received for the conduct of this review. All activities were carried out using institutional resources and academic effort. No author received honoraria, consultancy fees, or industry support related to this work.</w:t>
      </w:r>
    </w:p>
    <w:p w14:paraId="1A507A51" w14:textId="31F05A03" w:rsidR="00F61024" w:rsidRPr="009019F1" w:rsidRDefault="00A63B87" w:rsidP="00F610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5.7 </w:t>
      </w:r>
      <w:r w:rsidR="00F61024" w:rsidRPr="009019F1">
        <w:rPr>
          <w:rFonts w:ascii="Times New Roman" w:hAnsi="Times New Roman" w:cs="Times New Roman"/>
          <w:b/>
          <w:bCs/>
          <w:sz w:val="24"/>
          <w:szCs w:val="24"/>
        </w:rPr>
        <w:t>Competing Interests / Conflict of Interest</w:t>
      </w:r>
    </w:p>
    <w:p w14:paraId="1C713C9C" w14:textId="7820524F" w:rsidR="00F61024" w:rsidRPr="009019F1" w:rsidRDefault="00F61024" w:rsidP="00F61024">
      <w:p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sz w:val="24"/>
          <w:szCs w:val="24"/>
        </w:rPr>
        <w:t xml:space="preserve">The authors declare </w:t>
      </w:r>
      <w:r w:rsidRPr="009019F1">
        <w:rPr>
          <w:rFonts w:ascii="Times New Roman" w:hAnsi="Times New Roman" w:cs="Times New Roman"/>
          <w:b/>
          <w:bCs/>
          <w:sz w:val="24"/>
          <w:szCs w:val="24"/>
        </w:rPr>
        <w:t>no conflicts of interest</w:t>
      </w:r>
      <w:r w:rsidRPr="009019F1">
        <w:rPr>
          <w:rFonts w:ascii="Times New Roman" w:hAnsi="Times New Roman" w:cs="Times New Roman"/>
          <w:sz w:val="24"/>
          <w:szCs w:val="24"/>
        </w:rPr>
        <w:t xml:space="preserve">  financial, professional, or personal  that could have influenced the design, conduct, or reporting of this review.</w:t>
      </w:r>
    </w:p>
    <w:p w14:paraId="3F2EF594" w14:textId="77777777" w:rsidR="00F61024" w:rsidRPr="009019F1" w:rsidRDefault="00F61024" w:rsidP="00F61024">
      <w:pPr>
        <w:spacing w:before="100" w:beforeAutospacing="1" w:after="100" w:afterAutospacing="1" w:line="240" w:lineRule="auto"/>
        <w:rPr>
          <w:rFonts w:ascii="Times New Roman" w:hAnsi="Times New Roman" w:cs="Times New Roman"/>
          <w:b/>
          <w:bCs/>
          <w:sz w:val="24"/>
          <w:szCs w:val="24"/>
        </w:rPr>
      </w:pPr>
      <w:r w:rsidRPr="009019F1">
        <w:rPr>
          <w:rFonts w:ascii="Times New Roman" w:hAnsi="Times New Roman" w:cs="Times New Roman"/>
          <w:b/>
          <w:bCs/>
          <w:sz w:val="24"/>
          <w:szCs w:val="24"/>
        </w:rPr>
        <w:t>Availability of Protocol, Materials, and Reporting Standards</w:t>
      </w:r>
    </w:p>
    <w:p w14:paraId="078FFE7E" w14:textId="77777777" w:rsidR="00F61024" w:rsidRPr="009019F1" w:rsidRDefault="00F61024" w:rsidP="00F61024">
      <w:p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sz w:val="24"/>
          <w:szCs w:val="24"/>
        </w:rPr>
        <w:t>The review adhered to:</w:t>
      </w:r>
    </w:p>
    <w:p w14:paraId="3A22E571" w14:textId="77777777" w:rsidR="00F61024" w:rsidRPr="009019F1" w:rsidRDefault="00F61024" w:rsidP="00F61024">
      <w:pPr>
        <w:numPr>
          <w:ilvl w:val="0"/>
          <w:numId w:val="2"/>
        </w:num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b/>
          <w:bCs/>
          <w:sz w:val="24"/>
          <w:szCs w:val="24"/>
        </w:rPr>
        <w:t>PROSPERO registration requirements</w:t>
      </w:r>
    </w:p>
    <w:p w14:paraId="67C8E655" w14:textId="77777777" w:rsidR="00F61024" w:rsidRPr="009019F1" w:rsidRDefault="00F61024" w:rsidP="00F61024">
      <w:pPr>
        <w:numPr>
          <w:ilvl w:val="0"/>
          <w:numId w:val="2"/>
        </w:num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b/>
          <w:bCs/>
          <w:sz w:val="24"/>
          <w:szCs w:val="24"/>
        </w:rPr>
        <w:t>PRISMA-P 2015</w:t>
      </w:r>
      <w:r w:rsidRPr="009019F1">
        <w:rPr>
          <w:rFonts w:ascii="Times New Roman" w:hAnsi="Times New Roman" w:cs="Times New Roman"/>
          <w:sz w:val="24"/>
          <w:szCs w:val="24"/>
        </w:rPr>
        <w:t xml:space="preserve"> for protocol development</w:t>
      </w:r>
    </w:p>
    <w:p w14:paraId="21393342" w14:textId="77777777" w:rsidR="00F61024" w:rsidRPr="009019F1" w:rsidRDefault="00F61024" w:rsidP="00F61024">
      <w:pPr>
        <w:numPr>
          <w:ilvl w:val="0"/>
          <w:numId w:val="2"/>
        </w:num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b/>
          <w:bCs/>
          <w:sz w:val="24"/>
          <w:szCs w:val="24"/>
        </w:rPr>
        <w:t>PRISMA 2020</w:t>
      </w:r>
      <w:r w:rsidRPr="009019F1">
        <w:rPr>
          <w:rFonts w:ascii="Times New Roman" w:hAnsi="Times New Roman" w:cs="Times New Roman"/>
          <w:sz w:val="24"/>
          <w:szCs w:val="24"/>
        </w:rPr>
        <w:t xml:space="preserve"> for reporting in the final manuscript</w:t>
      </w:r>
    </w:p>
    <w:p w14:paraId="3AFA488A" w14:textId="2C3DC860" w:rsidR="00B823F0" w:rsidRPr="009019F1" w:rsidRDefault="00F61024" w:rsidP="00F61024">
      <w:p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sz w:val="24"/>
          <w:szCs w:val="24"/>
        </w:rPr>
        <w:t>The protocol document and PRISMA-P checklist are available upon request or via PROSPERO.</w:t>
      </w:r>
    </w:p>
    <w:p w14:paraId="2A727822" w14:textId="300AD063" w:rsidR="00F61024" w:rsidRPr="009019F1" w:rsidRDefault="00A63B87" w:rsidP="00F610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5.8 </w:t>
      </w:r>
      <w:r w:rsidR="00F61024" w:rsidRPr="009019F1">
        <w:rPr>
          <w:rFonts w:ascii="Times New Roman" w:hAnsi="Times New Roman" w:cs="Times New Roman"/>
          <w:b/>
          <w:bCs/>
          <w:sz w:val="24"/>
          <w:szCs w:val="24"/>
        </w:rPr>
        <w:t>Dissemination Plans</w:t>
      </w:r>
    </w:p>
    <w:p w14:paraId="04777A89" w14:textId="77777777" w:rsidR="00F61024" w:rsidRPr="009019F1" w:rsidRDefault="00F61024" w:rsidP="00F61024">
      <w:p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sz w:val="24"/>
          <w:szCs w:val="24"/>
        </w:rPr>
        <w:t>Findings from the review will be disseminated through:</w:t>
      </w:r>
    </w:p>
    <w:p w14:paraId="76A48680" w14:textId="77777777" w:rsidR="00F61024" w:rsidRPr="009019F1" w:rsidRDefault="00F61024" w:rsidP="00F61024">
      <w:pPr>
        <w:numPr>
          <w:ilvl w:val="0"/>
          <w:numId w:val="3"/>
        </w:num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sz w:val="24"/>
          <w:szCs w:val="24"/>
        </w:rPr>
        <w:t>Submission to a peer-reviewed international journal</w:t>
      </w:r>
    </w:p>
    <w:p w14:paraId="20C8C733" w14:textId="77777777" w:rsidR="00F61024" w:rsidRPr="009019F1" w:rsidRDefault="00F61024" w:rsidP="00F61024">
      <w:pPr>
        <w:numPr>
          <w:ilvl w:val="0"/>
          <w:numId w:val="3"/>
        </w:num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sz w:val="24"/>
          <w:szCs w:val="24"/>
        </w:rPr>
        <w:t>Presentations at academic or professional conferences in nursing leadership and healthcare management domains</w:t>
      </w:r>
    </w:p>
    <w:p w14:paraId="518EBC2E" w14:textId="77777777" w:rsidR="00F61024" w:rsidRDefault="00F61024" w:rsidP="00F61024">
      <w:pPr>
        <w:spacing w:before="100" w:beforeAutospacing="1" w:after="100" w:afterAutospacing="1" w:line="240" w:lineRule="auto"/>
        <w:rPr>
          <w:rFonts w:ascii="Times New Roman" w:hAnsi="Times New Roman" w:cs="Times New Roman"/>
          <w:sz w:val="24"/>
          <w:szCs w:val="24"/>
        </w:rPr>
      </w:pPr>
      <w:r w:rsidRPr="009019F1">
        <w:rPr>
          <w:rFonts w:ascii="Times New Roman" w:hAnsi="Times New Roman" w:cs="Times New Roman"/>
          <w:sz w:val="24"/>
          <w:szCs w:val="24"/>
        </w:rPr>
        <w:t>Institutional dissemination (e.g., thesis/report submission) may occur if required by academic programs.</w:t>
      </w:r>
    </w:p>
    <w:p w14:paraId="0D02D5FB" w14:textId="77777777" w:rsidR="00C835DA" w:rsidRDefault="00C835DA" w:rsidP="00F61024">
      <w:pPr>
        <w:spacing w:before="100" w:beforeAutospacing="1" w:after="100" w:afterAutospacing="1" w:line="240" w:lineRule="auto"/>
        <w:rPr>
          <w:rFonts w:ascii="Times New Roman" w:hAnsi="Times New Roman" w:cs="Times New Roman"/>
          <w:sz w:val="24"/>
          <w:szCs w:val="24"/>
        </w:rPr>
      </w:pPr>
    </w:p>
    <w:p w14:paraId="2C4EE302" w14:textId="77777777" w:rsidR="00C835DA" w:rsidRDefault="00C835DA" w:rsidP="00F61024">
      <w:pPr>
        <w:spacing w:before="100" w:beforeAutospacing="1" w:after="100" w:afterAutospacing="1" w:line="240" w:lineRule="auto"/>
        <w:rPr>
          <w:rFonts w:ascii="Times New Roman" w:hAnsi="Times New Roman" w:cs="Times New Roman"/>
          <w:sz w:val="24"/>
          <w:szCs w:val="24"/>
        </w:rPr>
      </w:pPr>
    </w:p>
    <w:p w14:paraId="3B770D35" w14:textId="77777777" w:rsidR="002812A6" w:rsidRDefault="002812A6" w:rsidP="00F61024">
      <w:pPr>
        <w:spacing w:before="100" w:beforeAutospacing="1" w:after="100" w:afterAutospacing="1" w:line="240" w:lineRule="auto"/>
        <w:rPr>
          <w:rFonts w:ascii="Times New Roman" w:hAnsi="Times New Roman" w:cs="Times New Roman"/>
          <w:sz w:val="24"/>
          <w:szCs w:val="24"/>
        </w:rPr>
      </w:pPr>
    </w:p>
    <w:p w14:paraId="51A12992" w14:textId="77777777" w:rsidR="002812A6" w:rsidRDefault="002812A6" w:rsidP="00F61024">
      <w:pPr>
        <w:spacing w:before="100" w:beforeAutospacing="1" w:after="100" w:afterAutospacing="1" w:line="240" w:lineRule="auto"/>
        <w:rPr>
          <w:rFonts w:ascii="Times New Roman" w:hAnsi="Times New Roman" w:cs="Times New Roman"/>
          <w:sz w:val="24"/>
          <w:szCs w:val="24"/>
        </w:rPr>
      </w:pPr>
    </w:p>
    <w:p w14:paraId="476DB157" w14:textId="77777777" w:rsidR="00C835DA" w:rsidRDefault="00C835DA" w:rsidP="00F61024">
      <w:pPr>
        <w:spacing w:before="100" w:beforeAutospacing="1" w:after="100" w:afterAutospacing="1" w:line="240" w:lineRule="auto"/>
        <w:rPr>
          <w:rFonts w:ascii="Times New Roman" w:hAnsi="Times New Roman" w:cs="Times New Roman"/>
          <w:sz w:val="24"/>
          <w:szCs w:val="24"/>
        </w:rPr>
      </w:pPr>
    </w:p>
    <w:p w14:paraId="690D4DB7" w14:textId="77777777" w:rsidR="00C835DA" w:rsidRPr="009019F1" w:rsidRDefault="00C835DA" w:rsidP="00F61024">
      <w:pPr>
        <w:spacing w:before="100" w:beforeAutospacing="1" w:after="100" w:afterAutospacing="1" w:line="240" w:lineRule="auto"/>
        <w:rPr>
          <w:rFonts w:ascii="Times New Roman" w:hAnsi="Times New Roman" w:cs="Times New Roman"/>
          <w:sz w:val="24"/>
          <w:szCs w:val="24"/>
        </w:rPr>
      </w:pPr>
    </w:p>
    <w:p w14:paraId="4DB42197" w14:textId="0CD1D537" w:rsidR="00F61024" w:rsidRPr="009019F1" w:rsidRDefault="00A63B87" w:rsidP="00736BF2">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6. </w:t>
      </w:r>
      <w:r w:rsidR="009F149A" w:rsidRPr="009019F1">
        <w:rPr>
          <w:rFonts w:ascii="Times New Roman" w:hAnsi="Times New Roman" w:cs="Times New Roman"/>
          <w:b/>
          <w:bCs/>
          <w:sz w:val="24"/>
          <w:szCs w:val="24"/>
        </w:rPr>
        <w:t>References:</w:t>
      </w:r>
    </w:p>
    <w:p w14:paraId="60A3C257" w14:textId="7896283F" w:rsidR="007C1975" w:rsidRPr="00C43531" w:rsidRDefault="007C1975"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Coladonato AR, Manning ML. Nurse leader emotional intelligence: How does it affect clinical nurse job satisfaction? Nursing Management. 2017;48(9):26–32.</w:t>
      </w:r>
    </w:p>
    <w:p w14:paraId="51682289" w14:textId="0873E1A2"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Wong CA, Cummings GG. The relationship between nursing leadership and patient outcomes: a systematic review. J Nurs Manag. 2007;15(5):508–21.</w:t>
      </w:r>
    </w:p>
    <w:p w14:paraId="2301D53C" w14:textId="21541A48"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Aiken LH, Clarke SP, Sloane DM, </w:t>
      </w:r>
      <w:proofErr w:type="spellStart"/>
      <w:r w:rsidRPr="00C43531">
        <w:rPr>
          <w:rFonts w:ascii="Times New Roman" w:eastAsia="Times New Roman" w:hAnsi="Times New Roman" w:cs="Times New Roman"/>
          <w:sz w:val="20"/>
          <w:szCs w:val="20"/>
          <w:lang w:eastAsia="en-IN"/>
        </w:rPr>
        <w:t>Sochalski</w:t>
      </w:r>
      <w:proofErr w:type="spellEnd"/>
      <w:r w:rsidRPr="00C43531">
        <w:rPr>
          <w:rFonts w:ascii="Times New Roman" w:eastAsia="Times New Roman" w:hAnsi="Times New Roman" w:cs="Times New Roman"/>
          <w:sz w:val="20"/>
          <w:szCs w:val="20"/>
          <w:lang w:eastAsia="en-IN"/>
        </w:rPr>
        <w:t xml:space="preserve"> J, Silber JH. Hospital nurse staffing and patient mortality, nurse burnout, and job dissatisfaction. JAMA. 2002;288(16):1987–93.</w:t>
      </w:r>
    </w:p>
    <w:p w14:paraId="185E351E" w14:textId="7F05D0AC"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Lu H, While AE, </w:t>
      </w:r>
      <w:proofErr w:type="spellStart"/>
      <w:r w:rsidRPr="00C43531">
        <w:rPr>
          <w:rFonts w:ascii="Times New Roman" w:eastAsia="Times New Roman" w:hAnsi="Times New Roman" w:cs="Times New Roman"/>
          <w:sz w:val="20"/>
          <w:szCs w:val="20"/>
          <w:lang w:eastAsia="en-IN"/>
        </w:rPr>
        <w:t>Barriball</w:t>
      </w:r>
      <w:proofErr w:type="spellEnd"/>
      <w:r w:rsidRPr="00C43531">
        <w:rPr>
          <w:rFonts w:ascii="Times New Roman" w:eastAsia="Times New Roman" w:hAnsi="Times New Roman" w:cs="Times New Roman"/>
          <w:sz w:val="20"/>
          <w:szCs w:val="20"/>
          <w:lang w:eastAsia="en-IN"/>
        </w:rPr>
        <w:t xml:space="preserve"> KL. Job satisfaction among nurses: a literature review. Int J Nurs Stud. 2005;42(2):211–27.</w:t>
      </w:r>
    </w:p>
    <w:p w14:paraId="71287CF6" w14:textId="244F4815"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Hayes LJ, O’Brien-Pallas L, Duffield C, et al. Nurse turnover: a literature review. Int J Nurs Stud. 2006;43(2):237–63.</w:t>
      </w:r>
    </w:p>
    <w:p w14:paraId="394EEAFE" w14:textId="2509BF5D"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Blegen MA. Nurses’ job satisfaction: a meta-analysis. Nurs Res. 1993;42(1):36–41.</w:t>
      </w:r>
    </w:p>
    <w:p w14:paraId="2399F568" w14:textId="2189B9B8"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Maslach C, Leiter MP. Understanding burnout: new models. In: Cooper CL, editor. The Wiley-Blackwell </w:t>
      </w:r>
      <w:proofErr w:type="spellStart"/>
      <w:r w:rsidRPr="00C43531">
        <w:rPr>
          <w:rFonts w:ascii="Times New Roman" w:eastAsia="Times New Roman" w:hAnsi="Times New Roman" w:cs="Times New Roman"/>
          <w:sz w:val="20"/>
          <w:szCs w:val="20"/>
          <w:lang w:eastAsia="en-IN"/>
        </w:rPr>
        <w:t>Encyclopedia</w:t>
      </w:r>
      <w:proofErr w:type="spellEnd"/>
      <w:r w:rsidRPr="00C43531">
        <w:rPr>
          <w:rFonts w:ascii="Times New Roman" w:eastAsia="Times New Roman" w:hAnsi="Times New Roman" w:cs="Times New Roman"/>
          <w:sz w:val="20"/>
          <w:szCs w:val="20"/>
          <w:lang w:eastAsia="en-IN"/>
        </w:rPr>
        <w:t xml:space="preserve"> of Management. Wiley; 2015.</w:t>
      </w:r>
    </w:p>
    <w:p w14:paraId="6468562B" w14:textId="7CC5FE0C"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Aiken LH, Sermeus W, Van den Heede K, et al. Patient safety, satisfaction, and quality of hospital care: cross-sectional surveys of nurses and patients in 12 countries. BMJ. 2012;344:e1717.</w:t>
      </w:r>
    </w:p>
    <w:p w14:paraId="11BEA317" w14:textId="12CDB940"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Salovey P, Mayer JD. Emotional intelligence. </w:t>
      </w:r>
      <w:proofErr w:type="spellStart"/>
      <w:r w:rsidRPr="00C43531">
        <w:rPr>
          <w:rFonts w:ascii="Times New Roman" w:eastAsia="Times New Roman" w:hAnsi="Times New Roman" w:cs="Times New Roman"/>
          <w:sz w:val="20"/>
          <w:szCs w:val="20"/>
          <w:lang w:eastAsia="en-IN"/>
        </w:rPr>
        <w:t>Imagin</w:t>
      </w:r>
      <w:proofErr w:type="spellEnd"/>
      <w:r w:rsidRPr="00C43531">
        <w:rPr>
          <w:rFonts w:ascii="Times New Roman" w:eastAsia="Times New Roman" w:hAnsi="Times New Roman" w:cs="Times New Roman"/>
          <w:sz w:val="20"/>
          <w:szCs w:val="20"/>
          <w:lang w:eastAsia="en-IN"/>
        </w:rPr>
        <w:t xml:space="preserve"> </w:t>
      </w:r>
      <w:proofErr w:type="spellStart"/>
      <w:r w:rsidRPr="00C43531">
        <w:rPr>
          <w:rFonts w:ascii="Times New Roman" w:eastAsia="Times New Roman" w:hAnsi="Times New Roman" w:cs="Times New Roman"/>
          <w:sz w:val="20"/>
          <w:szCs w:val="20"/>
          <w:lang w:eastAsia="en-IN"/>
        </w:rPr>
        <w:t>Cogn</w:t>
      </w:r>
      <w:proofErr w:type="spellEnd"/>
      <w:r w:rsidRPr="00C43531">
        <w:rPr>
          <w:rFonts w:ascii="Times New Roman" w:eastAsia="Times New Roman" w:hAnsi="Times New Roman" w:cs="Times New Roman"/>
          <w:sz w:val="20"/>
          <w:szCs w:val="20"/>
          <w:lang w:eastAsia="en-IN"/>
        </w:rPr>
        <w:t xml:space="preserve"> Pers. 1990;9(3):185–211.</w:t>
      </w:r>
    </w:p>
    <w:p w14:paraId="5983594F" w14:textId="30EB0784"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Mayer JD, Salovey P, Caruso DR. Emotional intelligence: theory, findings, and implications. </w:t>
      </w:r>
      <w:proofErr w:type="spellStart"/>
      <w:r w:rsidRPr="00C43531">
        <w:rPr>
          <w:rFonts w:ascii="Times New Roman" w:eastAsia="Times New Roman" w:hAnsi="Times New Roman" w:cs="Times New Roman"/>
          <w:sz w:val="20"/>
          <w:szCs w:val="20"/>
          <w:lang w:eastAsia="en-IN"/>
        </w:rPr>
        <w:t>Psychol</w:t>
      </w:r>
      <w:proofErr w:type="spellEnd"/>
      <w:r w:rsidRPr="00C43531">
        <w:rPr>
          <w:rFonts w:ascii="Times New Roman" w:eastAsia="Times New Roman" w:hAnsi="Times New Roman" w:cs="Times New Roman"/>
          <w:sz w:val="20"/>
          <w:szCs w:val="20"/>
          <w:lang w:eastAsia="en-IN"/>
        </w:rPr>
        <w:t xml:space="preserve"> Inq. 2004;15(3):197–215.</w:t>
      </w:r>
    </w:p>
    <w:p w14:paraId="1F060F22" w14:textId="0A684B49"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Goleman D. Leadership that gets results. Harv Bus Rev. 2000;78(2):78–90.</w:t>
      </w:r>
    </w:p>
    <w:p w14:paraId="467F4040" w14:textId="3B3859A7"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Humphrey RH. The many faces of emotional leadership. </w:t>
      </w:r>
      <w:proofErr w:type="spellStart"/>
      <w:r w:rsidRPr="00C43531">
        <w:rPr>
          <w:rFonts w:ascii="Times New Roman" w:eastAsia="Times New Roman" w:hAnsi="Times New Roman" w:cs="Times New Roman"/>
          <w:sz w:val="20"/>
          <w:szCs w:val="20"/>
          <w:lang w:eastAsia="en-IN"/>
        </w:rPr>
        <w:t>Leadersh</w:t>
      </w:r>
      <w:proofErr w:type="spellEnd"/>
      <w:r w:rsidRPr="00C43531">
        <w:rPr>
          <w:rFonts w:ascii="Times New Roman" w:eastAsia="Times New Roman" w:hAnsi="Times New Roman" w:cs="Times New Roman"/>
          <w:sz w:val="20"/>
          <w:szCs w:val="20"/>
          <w:lang w:eastAsia="en-IN"/>
        </w:rPr>
        <w:t xml:space="preserve"> Q. 2002;13(5):493–504.</w:t>
      </w:r>
    </w:p>
    <w:p w14:paraId="1AD0BA3C" w14:textId="2FBA81F9"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Côté S. Emotional intelligence in organizations. </w:t>
      </w:r>
      <w:proofErr w:type="spellStart"/>
      <w:r w:rsidRPr="00C43531">
        <w:rPr>
          <w:rFonts w:ascii="Times New Roman" w:eastAsia="Times New Roman" w:hAnsi="Times New Roman" w:cs="Times New Roman"/>
          <w:sz w:val="20"/>
          <w:szCs w:val="20"/>
          <w:lang w:eastAsia="en-IN"/>
        </w:rPr>
        <w:t>Annu</w:t>
      </w:r>
      <w:proofErr w:type="spellEnd"/>
      <w:r w:rsidRPr="00C43531">
        <w:rPr>
          <w:rFonts w:ascii="Times New Roman" w:eastAsia="Times New Roman" w:hAnsi="Times New Roman" w:cs="Times New Roman"/>
          <w:sz w:val="20"/>
          <w:szCs w:val="20"/>
          <w:lang w:eastAsia="en-IN"/>
        </w:rPr>
        <w:t xml:space="preserve"> Rev Organ </w:t>
      </w:r>
      <w:proofErr w:type="spellStart"/>
      <w:r w:rsidRPr="00C43531">
        <w:rPr>
          <w:rFonts w:ascii="Times New Roman" w:eastAsia="Times New Roman" w:hAnsi="Times New Roman" w:cs="Times New Roman"/>
          <w:sz w:val="20"/>
          <w:szCs w:val="20"/>
          <w:lang w:eastAsia="en-IN"/>
        </w:rPr>
        <w:t>Psychol</w:t>
      </w:r>
      <w:proofErr w:type="spellEnd"/>
      <w:r w:rsidRPr="00C43531">
        <w:rPr>
          <w:rFonts w:ascii="Times New Roman" w:eastAsia="Times New Roman" w:hAnsi="Times New Roman" w:cs="Times New Roman"/>
          <w:sz w:val="20"/>
          <w:szCs w:val="20"/>
          <w:lang w:eastAsia="en-IN"/>
        </w:rPr>
        <w:t xml:space="preserve"> Organ </w:t>
      </w:r>
      <w:proofErr w:type="spellStart"/>
      <w:r w:rsidRPr="00C43531">
        <w:rPr>
          <w:rFonts w:ascii="Times New Roman" w:eastAsia="Times New Roman" w:hAnsi="Times New Roman" w:cs="Times New Roman"/>
          <w:sz w:val="20"/>
          <w:szCs w:val="20"/>
          <w:lang w:eastAsia="en-IN"/>
        </w:rPr>
        <w:t>Behav</w:t>
      </w:r>
      <w:proofErr w:type="spellEnd"/>
      <w:r w:rsidRPr="00C43531">
        <w:rPr>
          <w:rFonts w:ascii="Times New Roman" w:eastAsia="Times New Roman" w:hAnsi="Times New Roman" w:cs="Times New Roman"/>
          <w:sz w:val="20"/>
          <w:szCs w:val="20"/>
          <w:lang w:eastAsia="en-IN"/>
        </w:rPr>
        <w:t>. 2014;1:459–88.</w:t>
      </w:r>
    </w:p>
    <w:p w14:paraId="54854140" w14:textId="75B5FD9E"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Cummings GG, MacGregor T, Davey M, et al. Leadership styles and outcome patterns for the nursing workforce and work environment: a systematic review. Int J Nurs Stud. 2010;47(3):363–85.</w:t>
      </w:r>
    </w:p>
    <w:p w14:paraId="17250999" w14:textId="28858B27"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Spano-Szekely L, Griffin MTQ, Clavelle J, Fitzpatrick JJ. Emotional intelligence and transformational leadership in nurse managers. J Nurs Adm. 2016;46(2):101–8.</w:t>
      </w:r>
    </w:p>
    <w:p w14:paraId="02EDE1CA" w14:textId="206954FC"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proofErr w:type="spellStart"/>
      <w:r w:rsidRPr="00C43531">
        <w:rPr>
          <w:rFonts w:ascii="Times New Roman" w:eastAsia="Times New Roman" w:hAnsi="Times New Roman" w:cs="Times New Roman"/>
          <w:sz w:val="20"/>
          <w:szCs w:val="20"/>
          <w:lang w:eastAsia="en-IN"/>
        </w:rPr>
        <w:t>Codier</w:t>
      </w:r>
      <w:proofErr w:type="spellEnd"/>
      <w:r w:rsidRPr="00C43531">
        <w:rPr>
          <w:rFonts w:ascii="Times New Roman" w:eastAsia="Times New Roman" w:hAnsi="Times New Roman" w:cs="Times New Roman"/>
          <w:sz w:val="20"/>
          <w:szCs w:val="20"/>
          <w:lang w:eastAsia="en-IN"/>
        </w:rPr>
        <w:t xml:space="preserve"> E, </w:t>
      </w:r>
      <w:proofErr w:type="spellStart"/>
      <w:r w:rsidRPr="00C43531">
        <w:rPr>
          <w:rFonts w:ascii="Times New Roman" w:eastAsia="Times New Roman" w:hAnsi="Times New Roman" w:cs="Times New Roman"/>
          <w:sz w:val="20"/>
          <w:szCs w:val="20"/>
          <w:lang w:eastAsia="en-IN"/>
        </w:rPr>
        <w:t>Kamikawa</w:t>
      </w:r>
      <w:proofErr w:type="spellEnd"/>
      <w:r w:rsidRPr="00C43531">
        <w:rPr>
          <w:rFonts w:ascii="Times New Roman" w:eastAsia="Times New Roman" w:hAnsi="Times New Roman" w:cs="Times New Roman"/>
          <w:sz w:val="20"/>
          <w:szCs w:val="20"/>
          <w:lang w:eastAsia="en-IN"/>
        </w:rPr>
        <w:t xml:space="preserve"> C. Emotional intelligence, performance, and retention in clinical staff nurses. Crit Care Nurse. 2012;32(4):e1–e9.</w:t>
      </w:r>
    </w:p>
    <w:p w14:paraId="7AFBC67D" w14:textId="46E037BB"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Tagoe T, Quarshie ENB. The relationship between emotional intelligence and job satisfaction among nurses in Accra, Ghana. Nurs Open. 2016;4(2):84–89.</w:t>
      </w:r>
    </w:p>
    <w:p w14:paraId="27FAADE3" w14:textId="542BBFE2"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proofErr w:type="spellStart"/>
      <w:r w:rsidRPr="00C43531">
        <w:rPr>
          <w:rFonts w:ascii="Times New Roman" w:eastAsia="Times New Roman" w:hAnsi="Times New Roman" w:cs="Times New Roman"/>
          <w:sz w:val="20"/>
          <w:szCs w:val="20"/>
          <w:lang w:eastAsia="en-IN"/>
        </w:rPr>
        <w:t>Bhore</w:t>
      </w:r>
      <w:proofErr w:type="spellEnd"/>
      <w:r w:rsidRPr="00C43531">
        <w:rPr>
          <w:rFonts w:ascii="Times New Roman" w:eastAsia="Times New Roman" w:hAnsi="Times New Roman" w:cs="Times New Roman"/>
          <w:sz w:val="20"/>
          <w:szCs w:val="20"/>
          <w:lang w:eastAsia="en-IN"/>
        </w:rPr>
        <w:t xml:space="preserve"> NR, </w:t>
      </w:r>
      <w:proofErr w:type="spellStart"/>
      <w:r w:rsidRPr="00C43531">
        <w:rPr>
          <w:rFonts w:ascii="Times New Roman" w:eastAsia="Times New Roman" w:hAnsi="Times New Roman" w:cs="Times New Roman"/>
          <w:sz w:val="20"/>
          <w:szCs w:val="20"/>
          <w:lang w:eastAsia="en-IN"/>
        </w:rPr>
        <w:t>Choudhary</w:t>
      </w:r>
      <w:proofErr w:type="spellEnd"/>
      <w:r w:rsidRPr="00C43531">
        <w:rPr>
          <w:rFonts w:ascii="Times New Roman" w:eastAsia="Times New Roman" w:hAnsi="Times New Roman" w:cs="Times New Roman"/>
          <w:sz w:val="20"/>
          <w:szCs w:val="20"/>
          <w:lang w:eastAsia="en-IN"/>
        </w:rPr>
        <w:t xml:space="preserve"> D, Jha R, Kumar S. Emotional intelligence and job satisfaction among staff nurses: a descriptive survey. Cureus. 2025;17(3):e332714.</w:t>
      </w:r>
    </w:p>
    <w:p w14:paraId="56EDAD6A" w14:textId="6EA7C19F"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proofErr w:type="spellStart"/>
      <w:r w:rsidRPr="00C43531">
        <w:rPr>
          <w:rFonts w:ascii="Times New Roman" w:eastAsia="Times New Roman" w:hAnsi="Times New Roman" w:cs="Times New Roman"/>
          <w:sz w:val="20"/>
          <w:szCs w:val="20"/>
          <w:lang w:eastAsia="en-IN"/>
        </w:rPr>
        <w:t>Prezerakos</w:t>
      </w:r>
      <w:proofErr w:type="spellEnd"/>
      <w:r w:rsidRPr="00C43531">
        <w:rPr>
          <w:rFonts w:ascii="Times New Roman" w:eastAsia="Times New Roman" w:hAnsi="Times New Roman" w:cs="Times New Roman"/>
          <w:sz w:val="20"/>
          <w:szCs w:val="20"/>
          <w:lang w:eastAsia="en-IN"/>
        </w:rPr>
        <w:t xml:space="preserve"> PE. Nurse managers’ emotional intelligence and effective leadership: a review of the current evidence. Open Nurs J. 2018;12:86–92.</w:t>
      </w:r>
    </w:p>
    <w:p w14:paraId="77228E13" w14:textId="6EFBB182"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Soriano-Vázquez I, Pavón-Martínez G, de la Fuente-</w:t>
      </w:r>
      <w:proofErr w:type="spellStart"/>
      <w:r w:rsidRPr="00C43531">
        <w:rPr>
          <w:rFonts w:ascii="Times New Roman" w:eastAsia="Times New Roman" w:hAnsi="Times New Roman" w:cs="Times New Roman"/>
          <w:sz w:val="20"/>
          <w:szCs w:val="20"/>
          <w:lang w:eastAsia="en-IN"/>
        </w:rPr>
        <w:t>Barrigón</w:t>
      </w:r>
      <w:proofErr w:type="spellEnd"/>
      <w:r w:rsidRPr="00C43531">
        <w:rPr>
          <w:rFonts w:ascii="Times New Roman" w:eastAsia="Times New Roman" w:hAnsi="Times New Roman" w:cs="Times New Roman"/>
          <w:sz w:val="20"/>
          <w:szCs w:val="20"/>
          <w:lang w:eastAsia="en-IN"/>
        </w:rPr>
        <w:t xml:space="preserve"> C, Franco-Miranda E. Emotional intelligence as a predictor of job satisfaction in nurses: the mediating role of conflict management. Front Public Health. 2023;11:1249020.</w:t>
      </w:r>
    </w:p>
    <w:p w14:paraId="03B1758D" w14:textId="437267F7"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Booth A, Clarke M, Dooley G, Ghersi D, Moher D, Petticrew M, Stewart L. The nuts and bolts of PROSPERO: an international prospective register of systematic reviews. </w:t>
      </w:r>
      <w:proofErr w:type="spellStart"/>
      <w:r w:rsidRPr="00C43531">
        <w:rPr>
          <w:rFonts w:ascii="Times New Roman" w:eastAsia="Times New Roman" w:hAnsi="Times New Roman" w:cs="Times New Roman"/>
          <w:sz w:val="20"/>
          <w:szCs w:val="20"/>
          <w:lang w:eastAsia="en-IN"/>
        </w:rPr>
        <w:t>Syst</w:t>
      </w:r>
      <w:proofErr w:type="spellEnd"/>
      <w:r w:rsidRPr="00C43531">
        <w:rPr>
          <w:rFonts w:ascii="Times New Roman" w:eastAsia="Times New Roman" w:hAnsi="Times New Roman" w:cs="Times New Roman"/>
          <w:sz w:val="20"/>
          <w:szCs w:val="20"/>
          <w:lang w:eastAsia="en-IN"/>
        </w:rPr>
        <w:t xml:space="preserve"> Rev. 2013;2:4.</w:t>
      </w:r>
    </w:p>
    <w:p w14:paraId="49F7656F" w14:textId="142F0DDF"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Page MJ, McKenzie JE, Bossuyt PM, et al. The PRISMA 2020 statement: an updated guideline for reporting systematic reviews. BMJ. 2021;372:n71.</w:t>
      </w:r>
    </w:p>
    <w:p w14:paraId="32FB2A8B" w14:textId="4E745ECE"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National Institute for Health Research. PROSPERO: International prospective register of systematic reviews. York: Centre for Reviews and Dissemination, University of York. Available from: </w:t>
      </w:r>
      <w:hyperlink r:id="rId13" w:history="1">
        <w:r w:rsidR="001221A1" w:rsidRPr="00C43531">
          <w:rPr>
            <w:rStyle w:val="Hyperlink"/>
            <w:rFonts w:ascii="Times New Roman" w:hAnsi="Times New Roman" w:cs="Times New Roman"/>
            <w:color w:val="000000" w:themeColor="text1"/>
            <w:sz w:val="20"/>
            <w:szCs w:val="20"/>
            <w:u w:val="none"/>
          </w:rPr>
          <w:t>https://www.crd.york.ac.uk/PROSPERO/view/CRD420251273559</w:t>
        </w:r>
      </w:hyperlink>
    </w:p>
    <w:p w14:paraId="689BDA74" w14:textId="0B0287E1"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proofErr w:type="spellStart"/>
      <w:r w:rsidRPr="00C43531">
        <w:rPr>
          <w:rFonts w:ascii="Times New Roman" w:eastAsia="Times New Roman" w:hAnsi="Times New Roman" w:cs="Times New Roman"/>
          <w:sz w:val="20"/>
          <w:szCs w:val="20"/>
          <w:lang w:eastAsia="en-IN"/>
        </w:rPr>
        <w:t>Ouzzani</w:t>
      </w:r>
      <w:proofErr w:type="spellEnd"/>
      <w:r w:rsidRPr="00C43531">
        <w:rPr>
          <w:rFonts w:ascii="Times New Roman" w:eastAsia="Times New Roman" w:hAnsi="Times New Roman" w:cs="Times New Roman"/>
          <w:sz w:val="20"/>
          <w:szCs w:val="20"/>
          <w:lang w:eastAsia="en-IN"/>
        </w:rPr>
        <w:t xml:space="preserve"> M, </w:t>
      </w:r>
      <w:proofErr w:type="spellStart"/>
      <w:r w:rsidRPr="00C43531">
        <w:rPr>
          <w:rFonts w:ascii="Times New Roman" w:eastAsia="Times New Roman" w:hAnsi="Times New Roman" w:cs="Times New Roman"/>
          <w:sz w:val="20"/>
          <w:szCs w:val="20"/>
          <w:lang w:eastAsia="en-IN"/>
        </w:rPr>
        <w:t>Hammady</w:t>
      </w:r>
      <w:proofErr w:type="spellEnd"/>
      <w:r w:rsidRPr="00C43531">
        <w:rPr>
          <w:rFonts w:ascii="Times New Roman" w:eastAsia="Times New Roman" w:hAnsi="Times New Roman" w:cs="Times New Roman"/>
          <w:sz w:val="20"/>
          <w:szCs w:val="20"/>
          <w:lang w:eastAsia="en-IN"/>
        </w:rPr>
        <w:t xml:space="preserve"> H, </w:t>
      </w:r>
      <w:proofErr w:type="spellStart"/>
      <w:r w:rsidRPr="00C43531">
        <w:rPr>
          <w:rFonts w:ascii="Times New Roman" w:eastAsia="Times New Roman" w:hAnsi="Times New Roman" w:cs="Times New Roman"/>
          <w:sz w:val="20"/>
          <w:szCs w:val="20"/>
          <w:lang w:eastAsia="en-IN"/>
        </w:rPr>
        <w:t>Fedorowicz</w:t>
      </w:r>
      <w:proofErr w:type="spellEnd"/>
      <w:r w:rsidRPr="00C43531">
        <w:rPr>
          <w:rFonts w:ascii="Times New Roman" w:eastAsia="Times New Roman" w:hAnsi="Times New Roman" w:cs="Times New Roman"/>
          <w:sz w:val="20"/>
          <w:szCs w:val="20"/>
          <w:lang w:eastAsia="en-IN"/>
        </w:rPr>
        <w:t xml:space="preserve"> Z, </w:t>
      </w:r>
      <w:proofErr w:type="spellStart"/>
      <w:r w:rsidRPr="00C43531">
        <w:rPr>
          <w:rFonts w:ascii="Times New Roman" w:eastAsia="Times New Roman" w:hAnsi="Times New Roman" w:cs="Times New Roman"/>
          <w:sz w:val="20"/>
          <w:szCs w:val="20"/>
          <w:lang w:eastAsia="en-IN"/>
        </w:rPr>
        <w:t>Elmagarmid</w:t>
      </w:r>
      <w:proofErr w:type="spellEnd"/>
      <w:r w:rsidRPr="00C43531">
        <w:rPr>
          <w:rFonts w:ascii="Times New Roman" w:eastAsia="Times New Roman" w:hAnsi="Times New Roman" w:cs="Times New Roman"/>
          <w:sz w:val="20"/>
          <w:szCs w:val="20"/>
          <w:lang w:eastAsia="en-IN"/>
        </w:rPr>
        <w:t xml:space="preserve"> A. </w:t>
      </w:r>
      <w:proofErr w:type="spellStart"/>
      <w:r w:rsidRPr="00C43531">
        <w:rPr>
          <w:rFonts w:ascii="Times New Roman" w:eastAsia="Times New Roman" w:hAnsi="Times New Roman" w:cs="Times New Roman"/>
          <w:sz w:val="20"/>
          <w:szCs w:val="20"/>
          <w:lang w:eastAsia="en-IN"/>
        </w:rPr>
        <w:t>RayyanA</w:t>
      </w:r>
      <w:proofErr w:type="spellEnd"/>
      <w:r w:rsidRPr="00C43531">
        <w:rPr>
          <w:rFonts w:ascii="Times New Roman" w:eastAsia="Times New Roman" w:hAnsi="Times New Roman" w:cs="Times New Roman"/>
          <w:sz w:val="20"/>
          <w:szCs w:val="20"/>
          <w:lang w:eastAsia="en-IN"/>
        </w:rPr>
        <w:t xml:space="preserve"> web and mobile app for systematic reviews. </w:t>
      </w:r>
      <w:proofErr w:type="spellStart"/>
      <w:r w:rsidRPr="00C43531">
        <w:rPr>
          <w:rFonts w:ascii="Times New Roman" w:eastAsia="Times New Roman" w:hAnsi="Times New Roman" w:cs="Times New Roman"/>
          <w:sz w:val="20"/>
          <w:szCs w:val="20"/>
          <w:lang w:eastAsia="en-IN"/>
        </w:rPr>
        <w:t>Syst</w:t>
      </w:r>
      <w:proofErr w:type="spellEnd"/>
      <w:r w:rsidRPr="00C43531">
        <w:rPr>
          <w:rFonts w:ascii="Times New Roman" w:eastAsia="Times New Roman" w:hAnsi="Times New Roman" w:cs="Times New Roman"/>
          <w:sz w:val="20"/>
          <w:szCs w:val="20"/>
          <w:lang w:eastAsia="en-IN"/>
        </w:rPr>
        <w:t xml:space="preserve"> Rev. 2016;5:210.</w:t>
      </w:r>
    </w:p>
    <w:p w14:paraId="3E188AAD" w14:textId="3FA0B7C6"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Wells G, Shea B, O’Connell D, et al. The Newcastle–Ottawa Scale (NOS) for assessing the quality of nonrandomised studies in meta-analyses. Ottawa Hospital Research Institute; 2013.</w:t>
      </w:r>
    </w:p>
    <w:p w14:paraId="4E8CF653" w14:textId="6FA4A4CA"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Popay J, Roberts H, Sowden A, et al. Guidance on the conduct of narrative synthesis in systematic reviews. ESRC Methods Programme; 2006.</w:t>
      </w:r>
    </w:p>
    <w:p w14:paraId="10D2A213" w14:textId="0AC3696F"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Phillips J. Emotional intelligence in nurse managers as it relates to staff nurse job satisfaction and retention: a scoping review. JBI Evid Synth. 2021;19(10):2191–2218.</w:t>
      </w:r>
    </w:p>
    <w:p w14:paraId="7BA07729" w14:textId="2097EA8C"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Petrides KV, </w:t>
      </w:r>
      <w:proofErr w:type="spellStart"/>
      <w:r w:rsidRPr="00C43531">
        <w:rPr>
          <w:rFonts w:ascii="Times New Roman" w:eastAsia="Times New Roman" w:hAnsi="Times New Roman" w:cs="Times New Roman"/>
          <w:sz w:val="20"/>
          <w:szCs w:val="20"/>
          <w:lang w:eastAsia="en-IN"/>
        </w:rPr>
        <w:t>Mikolajczak</w:t>
      </w:r>
      <w:proofErr w:type="spellEnd"/>
      <w:r w:rsidRPr="00C43531">
        <w:rPr>
          <w:rFonts w:ascii="Times New Roman" w:eastAsia="Times New Roman" w:hAnsi="Times New Roman" w:cs="Times New Roman"/>
          <w:sz w:val="20"/>
          <w:szCs w:val="20"/>
          <w:lang w:eastAsia="en-IN"/>
        </w:rPr>
        <w:t xml:space="preserve"> M, </w:t>
      </w:r>
      <w:proofErr w:type="spellStart"/>
      <w:r w:rsidRPr="00C43531">
        <w:rPr>
          <w:rFonts w:ascii="Times New Roman" w:eastAsia="Times New Roman" w:hAnsi="Times New Roman" w:cs="Times New Roman"/>
          <w:sz w:val="20"/>
          <w:szCs w:val="20"/>
          <w:lang w:eastAsia="en-IN"/>
        </w:rPr>
        <w:t>Mavroveli</w:t>
      </w:r>
      <w:proofErr w:type="spellEnd"/>
      <w:r w:rsidRPr="00C43531">
        <w:rPr>
          <w:rFonts w:ascii="Times New Roman" w:eastAsia="Times New Roman" w:hAnsi="Times New Roman" w:cs="Times New Roman"/>
          <w:sz w:val="20"/>
          <w:szCs w:val="20"/>
          <w:lang w:eastAsia="en-IN"/>
        </w:rPr>
        <w:t xml:space="preserve"> S, Sanchez-Ruiz MJ, Furnham A, Pérez-González JC. Developments in trait emotional intelligence research. Emotion Review. 2016;8(4):335–41.</w:t>
      </w:r>
    </w:p>
    <w:p w14:paraId="56084BF1" w14:textId="6370C0FE"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Hoch JE, Bommer WH, Dulebohn JH, Wu D. Do ethical, authentic, and servant leadership explain variance above and beyond transformational leadership? A meta-analysis. J Manage. 2018;44(2):501–29.</w:t>
      </w:r>
    </w:p>
    <w:p w14:paraId="175633B2" w14:textId="0AF52ED3"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Avolio BJ, Gardner WL. Authentic leadership development: getting to the root of positive forms of leadership. </w:t>
      </w:r>
      <w:proofErr w:type="spellStart"/>
      <w:r w:rsidRPr="00C43531">
        <w:rPr>
          <w:rFonts w:ascii="Times New Roman" w:eastAsia="Times New Roman" w:hAnsi="Times New Roman" w:cs="Times New Roman"/>
          <w:sz w:val="20"/>
          <w:szCs w:val="20"/>
          <w:lang w:eastAsia="en-IN"/>
        </w:rPr>
        <w:t>Leadersh</w:t>
      </w:r>
      <w:proofErr w:type="spellEnd"/>
      <w:r w:rsidRPr="00C43531">
        <w:rPr>
          <w:rFonts w:ascii="Times New Roman" w:eastAsia="Times New Roman" w:hAnsi="Times New Roman" w:cs="Times New Roman"/>
          <w:sz w:val="20"/>
          <w:szCs w:val="20"/>
          <w:lang w:eastAsia="en-IN"/>
        </w:rPr>
        <w:t xml:space="preserve"> Q. 2005;16(3):315–38.</w:t>
      </w:r>
    </w:p>
    <w:p w14:paraId="6109F0A7" w14:textId="4E49E3B8" w:rsidR="009F149A" w:rsidRPr="00C43531" w:rsidRDefault="009F149A" w:rsidP="001221A1">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C43531">
        <w:rPr>
          <w:rFonts w:ascii="Times New Roman" w:eastAsia="Times New Roman" w:hAnsi="Times New Roman" w:cs="Times New Roman"/>
          <w:sz w:val="20"/>
          <w:szCs w:val="20"/>
          <w:lang w:eastAsia="en-IN"/>
        </w:rPr>
        <w:t xml:space="preserve">Côté S, Miners CT. Emotional intelligence, cognitive intelligence, and job performance. </w:t>
      </w:r>
      <w:proofErr w:type="spellStart"/>
      <w:r w:rsidRPr="00C43531">
        <w:rPr>
          <w:rFonts w:ascii="Times New Roman" w:eastAsia="Times New Roman" w:hAnsi="Times New Roman" w:cs="Times New Roman"/>
          <w:sz w:val="20"/>
          <w:szCs w:val="20"/>
          <w:lang w:eastAsia="en-IN"/>
        </w:rPr>
        <w:t>Adm</w:t>
      </w:r>
      <w:proofErr w:type="spellEnd"/>
      <w:r w:rsidRPr="00C43531">
        <w:rPr>
          <w:rFonts w:ascii="Times New Roman" w:eastAsia="Times New Roman" w:hAnsi="Times New Roman" w:cs="Times New Roman"/>
          <w:sz w:val="20"/>
          <w:szCs w:val="20"/>
          <w:lang w:eastAsia="en-IN"/>
        </w:rPr>
        <w:t xml:space="preserve"> </w:t>
      </w:r>
      <w:proofErr w:type="spellStart"/>
      <w:r w:rsidRPr="00C43531">
        <w:rPr>
          <w:rFonts w:ascii="Times New Roman" w:eastAsia="Times New Roman" w:hAnsi="Times New Roman" w:cs="Times New Roman"/>
          <w:sz w:val="20"/>
          <w:szCs w:val="20"/>
          <w:lang w:eastAsia="en-IN"/>
        </w:rPr>
        <w:t>Sci</w:t>
      </w:r>
      <w:proofErr w:type="spellEnd"/>
      <w:r w:rsidRPr="00C43531">
        <w:rPr>
          <w:rFonts w:ascii="Times New Roman" w:eastAsia="Times New Roman" w:hAnsi="Times New Roman" w:cs="Times New Roman"/>
          <w:sz w:val="20"/>
          <w:szCs w:val="20"/>
          <w:lang w:eastAsia="en-IN"/>
        </w:rPr>
        <w:t xml:space="preserve"> Q. 2006;51(1):1–28.</w:t>
      </w:r>
    </w:p>
    <w:p w14:paraId="47386BC1" w14:textId="77777777" w:rsidR="009F149A" w:rsidRPr="009019F1" w:rsidRDefault="009F149A" w:rsidP="00736BF2">
      <w:pPr>
        <w:spacing w:before="100" w:beforeAutospacing="1" w:after="100" w:afterAutospacing="1" w:line="240" w:lineRule="auto"/>
        <w:rPr>
          <w:rFonts w:ascii="Times New Roman" w:hAnsi="Times New Roman" w:cs="Times New Roman"/>
          <w:sz w:val="20"/>
          <w:szCs w:val="20"/>
        </w:rPr>
      </w:pPr>
    </w:p>
    <w:sectPr w:rsidR="009F149A" w:rsidRPr="009019F1" w:rsidSect="0033091E">
      <w:footerReference w:type="default" r:id="rId14"/>
      <w:pgSz w:w="11906" w:h="16838"/>
      <w:pgMar w:top="284" w:right="1440"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AC98B" w14:textId="77777777" w:rsidR="001629BC" w:rsidRDefault="001629BC" w:rsidP="009019F1">
      <w:pPr>
        <w:spacing w:after="0" w:line="240" w:lineRule="auto"/>
      </w:pPr>
      <w:r>
        <w:separator/>
      </w:r>
    </w:p>
  </w:endnote>
  <w:endnote w:type="continuationSeparator" w:id="0">
    <w:p w14:paraId="4750C643" w14:textId="77777777" w:rsidR="001629BC" w:rsidRDefault="001629BC" w:rsidP="00901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217181"/>
      <w:docPartObj>
        <w:docPartGallery w:val="Page Numbers (Bottom of Page)"/>
        <w:docPartUnique/>
      </w:docPartObj>
    </w:sdtPr>
    <w:sdtEndPr>
      <w:rPr>
        <w:noProof/>
      </w:rPr>
    </w:sdtEndPr>
    <w:sdtContent>
      <w:p w14:paraId="22783AF8" w14:textId="7F114581" w:rsidR="009019F1" w:rsidRDefault="009019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A050D4" w14:textId="77777777" w:rsidR="009019F1" w:rsidRDefault="00901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9097E" w14:textId="77777777" w:rsidR="001629BC" w:rsidRDefault="001629BC" w:rsidP="009019F1">
      <w:pPr>
        <w:spacing w:after="0" w:line="240" w:lineRule="auto"/>
      </w:pPr>
      <w:r>
        <w:separator/>
      </w:r>
    </w:p>
  </w:footnote>
  <w:footnote w:type="continuationSeparator" w:id="0">
    <w:p w14:paraId="0448C278" w14:textId="77777777" w:rsidR="001629BC" w:rsidRDefault="001629BC" w:rsidP="00901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C03"/>
    <w:multiLevelType w:val="multilevel"/>
    <w:tmpl w:val="8904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0756F"/>
    <w:multiLevelType w:val="hybridMultilevel"/>
    <w:tmpl w:val="9F2E56A0"/>
    <w:lvl w:ilvl="0" w:tplc="2CCE58EC">
      <w:numFmt w:val="bullet"/>
      <w:lvlText w:val="•"/>
      <w:lvlJc w:val="left"/>
      <w:pPr>
        <w:ind w:left="502" w:hanging="360"/>
      </w:pPr>
      <w:rPr>
        <w:rFonts w:ascii="Times New Roman" w:eastAsiaTheme="majorEastAsia"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22B1108C"/>
    <w:multiLevelType w:val="multilevel"/>
    <w:tmpl w:val="FCF8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50D83"/>
    <w:multiLevelType w:val="multilevel"/>
    <w:tmpl w:val="3810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E72BE"/>
    <w:multiLevelType w:val="hybridMultilevel"/>
    <w:tmpl w:val="89FAE5A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46ED296D"/>
    <w:multiLevelType w:val="hybridMultilevel"/>
    <w:tmpl w:val="E7EA9D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D3452D"/>
    <w:multiLevelType w:val="hybridMultilevel"/>
    <w:tmpl w:val="399C7A3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709255B1"/>
    <w:multiLevelType w:val="hybridMultilevel"/>
    <w:tmpl w:val="6764009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67188548">
    <w:abstractNumId w:val="0"/>
  </w:num>
  <w:num w:numId="2" w16cid:durableId="1610967248">
    <w:abstractNumId w:val="2"/>
  </w:num>
  <w:num w:numId="3" w16cid:durableId="1597443961">
    <w:abstractNumId w:val="3"/>
  </w:num>
  <w:num w:numId="4" w16cid:durableId="365176048">
    <w:abstractNumId w:val="5"/>
  </w:num>
  <w:num w:numId="5" w16cid:durableId="591549962">
    <w:abstractNumId w:val="6"/>
  </w:num>
  <w:num w:numId="6" w16cid:durableId="1605572460">
    <w:abstractNumId w:val="7"/>
  </w:num>
  <w:num w:numId="7" w16cid:durableId="1161700291">
    <w:abstractNumId w:val="4"/>
  </w:num>
  <w:num w:numId="8" w16cid:durableId="20579692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khpal Trehan">
    <w15:presenceInfo w15:providerId="Windows Live" w15:userId="7912bb56681e76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FF"/>
    <w:rsid w:val="00033271"/>
    <w:rsid w:val="00046D8F"/>
    <w:rsid w:val="00074993"/>
    <w:rsid w:val="000767EB"/>
    <w:rsid w:val="00082D3F"/>
    <w:rsid w:val="000B5B6B"/>
    <w:rsid w:val="000D73C3"/>
    <w:rsid w:val="000E2030"/>
    <w:rsid w:val="001221A1"/>
    <w:rsid w:val="001270FE"/>
    <w:rsid w:val="0012719D"/>
    <w:rsid w:val="001458CA"/>
    <w:rsid w:val="001629BC"/>
    <w:rsid w:val="001A42E4"/>
    <w:rsid w:val="001C54FB"/>
    <w:rsid w:val="001D23A3"/>
    <w:rsid w:val="001E2575"/>
    <w:rsid w:val="001F0919"/>
    <w:rsid w:val="002045D3"/>
    <w:rsid w:val="00206A2E"/>
    <w:rsid w:val="0024326D"/>
    <w:rsid w:val="0026276D"/>
    <w:rsid w:val="002812A6"/>
    <w:rsid w:val="00287EE4"/>
    <w:rsid w:val="002C0C43"/>
    <w:rsid w:val="002C394A"/>
    <w:rsid w:val="002C7AD8"/>
    <w:rsid w:val="002E0ABC"/>
    <w:rsid w:val="0033091E"/>
    <w:rsid w:val="00343E8E"/>
    <w:rsid w:val="003B6F18"/>
    <w:rsid w:val="003C2DF3"/>
    <w:rsid w:val="003C5717"/>
    <w:rsid w:val="003E52B7"/>
    <w:rsid w:val="003F632C"/>
    <w:rsid w:val="00455A01"/>
    <w:rsid w:val="004E477C"/>
    <w:rsid w:val="004E57F1"/>
    <w:rsid w:val="00512A22"/>
    <w:rsid w:val="00537FA3"/>
    <w:rsid w:val="005972A4"/>
    <w:rsid w:val="005A1A3F"/>
    <w:rsid w:val="005C5412"/>
    <w:rsid w:val="005F5D44"/>
    <w:rsid w:val="0062051C"/>
    <w:rsid w:val="00667F21"/>
    <w:rsid w:val="00736BF2"/>
    <w:rsid w:val="00764A63"/>
    <w:rsid w:val="007830A4"/>
    <w:rsid w:val="007B45F3"/>
    <w:rsid w:val="007B6705"/>
    <w:rsid w:val="007C1975"/>
    <w:rsid w:val="007E17E5"/>
    <w:rsid w:val="007E5328"/>
    <w:rsid w:val="007F3B4F"/>
    <w:rsid w:val="008628E3"/>
    <w:rsid w:val="008912E9"/>
    <w:rsid w:val="008E41EA"/>
    <w:rsid w:val="009019F1"/>
    <w:rsid w:val="00985AFF"/>
    <w:rsid w:val="009C15F2"/>
    <w:rsid w:val="009D0D1F"/>
    <w:rsid w:val="009F149A"/>
    <w:rsid w:val="00A15575"/>
    <w:rsid w:val="00A25D7A"/>
    <w:rsid w:val="00A41CC6"/>
    <w:rsid w:val="00A469BD"/>
    <w:rsid w:val="00A63B87"/>
    <w:rsid w:val="00A947E7"/>
    <w:rsid w:val="00A9708E"/>
    <w:rsid w:val="00B823F0"/>
    <w:rsid w:val="00B87FCF"/>
    <w:rsid w:val="00BC6F03"/>
    <w:rsid w:val="00BD1B2C"/>
    <w:rsid w:val="00BE5ACC"/>
    <w:rsid w:val="00BF06D8"/>
    <w:rsid w:val="00BF721C"/>
    <w:rsid w:val="00C4251E"/>
    <w:rsid w:val="00C43531"/>
    <w:rsid w:val="00C83381"/>
    <w:rsid w:val="00C835DA"/>
    <w:rsid w:val="00C92DB4"/>
    <w:rsid w:val="00C97E19"/>
    <w:rsid w:val="00D35B13"/>
    <w:rsid w:val="00D6441A"/>
    <w:rsid w:val="00DA73C4"/>
    <w:rsid w:val="00E163C9"/>
    <w:rsid w:val="00E276E5"/>
    <w:rsid w:val="00E31FC3"/>
    <w:rsid w:val="00E4010C"/>
    <w:rsid w:val="00EA1F39"/>
    <w:rsid w:val="00EB4984"/>
    <w:rsid w:val="00ED172D"/>
    <w:rsid w:val="00EE4F5A"/>
    <w:rsid w:val="00F10855"/>
    <w:rsid w:val="00F41373"/>
    <w:rsid w:val="00F46D5C"/>
    <w:rsid w:val="00F61024"/>
    <w:rsid w:val="00F7000C"/>
    <w:rsid w:val="00F70F4E"/>
    <w:rsid w:val="00FA10A9"/>
    <w:rsid w:val="00FB38F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EB8B5"/>
  <w15:chartTrackingRefBased/>
  <w15:docId w15:val="{CF3B8B71-9C46-4B66-83C8-47EEE945A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B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36BF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36B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36B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6BF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736BF2"/>
    <w:rPr>
      <w:b/>
      <w:bCs/>
    </w:rPr>
  </w:style>
  <w:style w:type="paragraph" w:styleId="NormalWeb">
    <w:name w:val="Normal (Web)"/>
    <w:basedOn w:val="Normal"/>
    <w:uiPriority w:val="99"/>
    <w:unhideWhenUsed/>
    <w:rsid w:val="00736B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lative">
    <w:name w:val="relative"/>
    <w:basedOn w:val="DefaultParagraphFont"/>
    <w:rsid w:val="00736BF2"/>
  </w:style>
  <w:style w:type="paragraph" w:customStyle="1" w:styleId="not-prose">
    <w:name w:val="not-prose"/>
    <w:basedOn w:val="Normal"/>
    <w:rsid w:val="00736B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736BF2"/>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36BF2"/>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736BF2"/>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36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F149A"/>
    <w:rPr>
      <w:i/>
      <w:iCs/>
    </w:rPr>
  </w:style>
  <w:style w:type="character" w:styleId="Hyperlink">
    <w:name w:val="Hyperlink"/>
    <w:basedOn w:val="DefaultParagraphFont"/>
    <w:uiPriority w:val="99"/>
    <w:unhideWhenUsed/>
    <w:rsid w:val="009F149A"/>
    <w:rPr>
      <w:color w:val="0000FF"/>
      <w:u w:val="single"/>
    </w:rPr>
  </w:style>
  <w:style w:type="paragraph" w:styleId="ListParagraph">
    <w:name w:val="List Paragraph"/>
    <w:basedOn w:val="Normal"/>
    <w:uiPriority w:val="34"/>
    <w:qFormat/>
    <w:rsid w:val="009F149A"/>
    <w:pPr>
      <w:ind w:left="720"/>
      <w:contextualSpacing/>
    </w:pPr>
  </w:style>
  <w:style w:type="paragraph" w:styleId="Header">
    <w:name w:val="header"/>
    <w:basedOn w:val="Normal"/>
    <w:link w:val="HeaderChar"/>
    <w:uiPriority w:val="99"/>
    <w:unhideWhenUsed/>
    <w:rsid w:val="00901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19F1"/>
  </w:style>
  <w:style w:type="paragraph" w:styleId="Footer">
    <w:name w:val="footer"/>
    <w:basedOn w:val="Normal"/>
    <w:link w:val="FooterChar"/>
    <w:uiPriority w:val="99"/>
    <w:unhideWhenUsed/>
    <w:rsid w:val="00901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9F1"/>
  </w:style>
  <w:style w:type="character" w:styleId="UnresolvedMention">
    <w:name w:val="Unresolved Mention"/>
    <w:basedOn w:val="DefaultParagraphFont"/>
    <w:uiPriority w:val="99"/>
    <w:semiHidden/>
    <w:unhideWhenUsed/>
    <w:rsid w:val="00E163C9"/>
    <w:rPr>
      <w:color w:val="605E5C"/>
      <w:shd w:val="clear" w:color="auto" w:fill="E1DFDD"/>
    </w:rPr>
  </w:style>
  <w:style w:type="paragraph" w:styleId="Revision">
    <w:name w:val="Revision"/>
    <w:hidden/>
    <w:uiPriority w:val="99"/>
    <w:semiHidden/>
    <w:rsid w:val="00EE4F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14881">
      <w:bodyDiv w:val="1"/>
      <w:marLeft w:val="0"/>
      <w:marRight w:val="0"/>
      <w:marTop w:val="0"/>
      <w:marBottom w:val="0"/>
      <w:divBdr>
        <w:top w:val="none" w:sz="0" w:space="0" w:color="auto"/>
        <w:left w:val="none" w:sz="0" w:space="0" w:color="auto"/>
        <w:bottom w:val="none" w:sz="0" w:space="0" w:color="auto"/>
        <w:right w:val="none" w:sz="0" w:space="0" w:color="auto"/>
      </w:divBdr>
    </w:div>
    <w:div w:id="259533112">
      <w:bodyDiv w:val="1"/>
      <w:marLeft w:val="0"/>
      <w:marRight w:val="0"/>
      <w:marTop w:val="0"/>
      <w:marBottom w:val="0"/>
      <w:divBdr>
        <w:top w:val="none" w:sz="0" w:space="0" w:color="auto"/>
        <w:left w:val="none" w:sz="0" w:space="0" w:color="auto"/>
        <w:bottom w:val="none" w:sz="0" w:space="0" w:color="auto"/>
        <w:right w:val="none" w:sz="0" w:space="0" w:color="auto"/>
      </w:divBdr>
    </w:div>
    <w:div w:id="348726682">
      <w:bodyDiv w:val="1"/>
      <w:marLeft w:val="0"/>
      <w:marRight w:val="0"/>
      <w:marTop w:val="0"/>
      <w:marBottom w:val="0"/>
      <w:divBdr>
        <w:top w:val="none" w:sz="0" w:space="0" w:color="auto"/>
        <w:left w:val="none" w:sz="0" w:space="0" w:color="auto"/>
        <w:bottom w:val="none" w:sz="0" w:space="0" w:color="auto"/>
        <w:right w:val="none" w:sz="0" w:space="0" w:color="auto"/>
      </w:divBdr>
    </w:div>
    <w:div w:id="353842401">
      <w:bodyDiv w:val="1"/>
      <w:marLeft w:val="0"/>
      <w:marRight w:val="0"/>
      <w:marTop w:val="0"/>
      <w:marBottom w:val="0"/>
      <w:divBdr>
        <w:top w:val="none" w:sz="0" w:space="0" w:color="auto"/>
        <w:left w:val="none" w:sz="0" w:space="0" w:color="auto"/>
        <w:bottom w:val="none" w:sz="0" w:space="0" w:color="auto"/>
        <w:right w:val="none" w:sz="0" w:space="0" w:color="auto"/>
      </w:divBdr>
    </w:div>
    <w:div w:id="399448016">
      <w:bodyDiv w:val="1"/>
      <w:marLeft w:val="0"/>
      <w:marRight w:val="0"/>
      <w:marTop w:val="0"/>
      <w:marBottom w:val="0"/>
      <w:divBdr>
        <w:top w:val="none" w:sz="0" w:space="0" w:color="auto"/>
        <w:left w:val="none" w:sz="0" w:space="0" w:color="auto"/>
        <w:bottom w:val="none" w:sz="0" w:space="0" w:color="auto"/>
        <w:right w:val="none" w:sz="0" w:space="0" w:color="auto"/>
      </w:divBdr>
    </w:div>
    <w:div w:id="590432524">
      <w:bodyDiv w:val="1"/>
      <w:marLeft w:val="0"/>
      <w:marRight w:val="0"/>
      <w:marTop w:val="0"/>
      <w:marBottom w:val="0"/>
      <w:divBdr>
        <w:top w:val="none" w:sz="0" w:space="0" w:color="auto"/>
        <w:left w:val="none" w:sz="0" w:space="0" w:color="auto"/>
        <w:bottom w:val="none" w:sz="0" w:space="0" w:color="auto"/>
        <w:right w:val="none" w:sz="0" w:space="0" w:color="auto"/>
      </w:divBdr>
    </w:div>
    <w:div w:id="603608787">
      <w:bodyDiv w:val="1"/>
      <w:marLeft w:val="0"/>
      <w:marRight w:val="0"/>
      <w:marTop w:val="0"/>
      <w:marBottom w:val="0"/>
      <w:divBdr>
        <w:top w:val="none" w:sz="0" w:space="0" w:color="auto"/>
        <w:left w:val="none" w:sz="0" w:space="0" w:color="auto"/>
        <w:bottom w:val="none" w:sz="0" w:space="0" w:color="auto"/>
        <w:right w:val="none" w:sz="0" w:space="0" w:color="auto"/>
      </w:divBdr>
    </w:div>
    <w:div w:id="699548868">
      <w:bodyDiv w:val="1"/>
      <w:marLeft w:val="0"/>
      <w:marRight w:val="0"/>
      <w:marTop w:val="0"/>
      <w:marBottom w:val="0"/>
      <w:divBdr>
        <w:top w:val="none" w:sz="0" w:space="0" w:color="auto"/>
        <w:left w:val="none" w:sz="0" w:space="0" w:color="auto"/>
        <w:bottom w:val="none" w:sz="0" w:space="0" w:color="auto"/>
        <w:right w:val="none" w:sz="0" w:space="0" w:color="auto"/>
      </w:divBdr>
    </w:div>
    <w:div w:id="723719427">
      <w:bodyDiv w:val="1"/>
      <w:marLeft w:val="0"/>
      <w:marRight w:val="0"/>
      <w:marTop w:val="0"/>
      <w:marBottom w:val="0"/>
      <w:divBdr>
        <w:top w:val="none" w:sz="0" w:space="0" w:color="auto"/>
        <w:left w:val="none" w:sz="0" w:space="0" w:color="auto"/>
        <w:bottom w:val="none" w:sz="0" w:space="0" w:color="auto"/>
        <w:right w:val="none" w:sz="0" w:space="0" w:color="auto"/>
      </w:divBdr>
      <w:divsChild>
        <w:div w:id="1227492431">
          <w:blockQuote w:val="1"/>
          <w:marLeft w:val="720"/>
          <w:marRight w:val="720"/>
          <w:marTop w:val="100"/>
          <w:marBottom w:val="100"/>
          <w:divBdr>
            <w:top w:val="none" w:sz="0" w:space="0" w:color="auto"/>
            <w:left w:val="none" w:sz="0" w:space="0" w:color="auto"/>
            <w:bottom w:val="none" w:sz="0" w:space="0" w:color="auto"/>
            <w:right w:val="none" w:sz="0" w:space="0" w:color="auto"/>
          </w:divBdr>
        </w:div>
        <w:div w:id="946620309">
          <w:marLeft w:val="0"/>
          <w:marRight w:val="0"/>
          <w:marTop w:val="0"/>
          <w:marBottom w:val="0"/>
          <w:divBdr>
            <w:top w:val="none" w:sz="0" w:space="0" w:color="auto"/>
            <w:left w:val="none" w:sz="0" w:space="0" w:color="auto"/>
            <w:bottom w:val="none" w:sz="0" w:space="0" w:color="auto"/>
            <w:right w:val="none" w:sz="0" w:space="0" w:color="auto"/>
          </w:divBdr>
          <w:divsChild>
            <w:div w:id="175577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3993">
      <w:bodyDiv w:val="1"/>
      <w:marLeft w:val="0"/>
      <w:marRight w:val="0"/>
      <w:marTop w:val="0"/>
      <w:marBottom w:val="0"/>
      <w:divBdr>
        <w:top w:val="none" w:sz="0" w:space="0" w:color="auto"/>
        <w:left w:val="none" w:sz="0" w:space="0" w:color="auto"/>
        <w:bottom w:val="none" w:sz="0" w:space="0" w:color="auto"/>
        <w:right w:val="none" w:sz="0" w:space="0" w:color="auto"/>
      </w:divBdr>
    </w:div>
    <w:div w:id="862204918">
      <w:bodyDiv w:val="1"/>
      <w:marLeft w:val="0"/>
      <w:marRight w:val="0"/>
      <w:marTop w:val="0"/>
      <w:marBottom w:val="0"/>
      <w:divBdr>
        <w:top w:val="none" w:sz="0" w:space="0" w:color="auto"/>
        <w:left w:val="none" w:sz="0" w:space="0" w:color="auto"/>
        <w:bottom w:val="none" w:sz="0" w:space="0" w:color="auto"/>
        <w:right w:val="none" w:sz="0" w:space="0" w:color="auto"/>
      </w:divBdr>
    </w:div>
    <w:div w:id="902302068">
      <w:bodyDiv w:val="1"/>
      <w:marLeft w:val="0"/>
      <w:marRight w:val="0"/>
      <w:marTop w:val="0"/>
      <w:marBottom w:val="0"/>
      <w:divBdr>
        <w:top w:val="none" w:sz="0" w:space="0" w:color="auto"/>
        <w:left w:val="none" w:sz="0" w:space="0" w:color="auto"/>
        <w:bottom w:val="none" w:sz="0" w:space="0" w:color="auto"/>
        <w:right w:val="none" w:sz="0" w:space="0" w:color="auto"/>
      </w:divBdr>
    </w:div>
    <w:div w:id="905068185">
      <w:bodyDiv w:val="1"/>
      <w:marLeft w:val="0"/>
      <w:marRight w:val="0"/>
      <w:marTop w:val="0"/>
      <w:marBottom w:val="0"/>
      <w:divBdr>
        <w:top w:val="none" w:sz="0" w:space="0" w:color="auto"/>
        <w:left w:val="none" w:sz="0" w:space="0" w:color="auto"/>
        <w:bottom w:val="none" w:sz="0" w:space="0" w:color="auto"/>
        <w:right w:val="none" w:sz="0" w:space="0" w:color="auto"/>
      </w:divBdr>
    </w:div>
    <w:div w:id="1171870771">
      <w:bodyDiv w:val="1"/>
      <w:marLeft w:val="0"/>
      <w:marRight w:val="0"/>
      <w:marTop w:val="0"/>
      <w:marBottom w:val="0"/>
      <w:divBdr>
        <w:top w:val="none" w:sz="0" w:space="0" w:color="auto"/>
        <w:left w:val="none" w:sz="0" w:space="0" w:color="auto"/>
        <w:bottom w:val="none" w:sz="0" w:space="0" w:color="auto"/>
        <w:right w:val="none" w:sz="0" w:space="0" w:color="auto"/>
      </w:divBdr>
    </w:div>
    <w:div w:id="1203710418">
      <w:bodyDiv w:val="1"/>
      <w:marLeft w:val="0"/>
      <w:marRight w:val="0"/>
      <w:marTop w:val="0"/>
      <w:marBottom w:val="0"/>
      <w:divBdr>
        <w:top w:val="none" w:sz="0" w:space="0" w:color="auto"/>
        <w:left w:val="none" w:sz="0" w:space="0" w:color="auto"/>
        <w:bottom w:val="none" w:sz="0" w:space="0" w:color="auto"/>
        <w:right w:val="none" w:sz="0" w:space="0" w:color="auto"/>
      </w:divBdr>
    </w:div>
    <w:div w:id="1320959217">
      <w:bodyDiv w:val="1"/>
      <w:marLeft w:val="0"/>
      <w:marRight w:val="0"/>
      <w:marTop w:val="0"/>
      <w:marBottom w:val="0"/>
      <w:divBdr>
        <w:top w:val="none" w:sz="0" w:space="0" w:color="auto"/>
        <w:left w:val="none" w:sz="0" w:space="0" w:color="auto"/>
        <w:bottom w:val="none" w:sz="0" w:space="0" w:color="auto"/>
        <w:right w:val="none" w:sz="0" w:space="0" w:color="auto"/>
      </w:divBdr>
    </w:div>
    <w:div w:id="1491168190">
      <w:bodyDiv w:val="1"/>
      <w:marLeft w:val="0"/>
      <w:marRight w:val="0"/>
      <w:marTop w:val="0"/>
      <w:marBottom w:val="0"/>
      <w:divBdr>
        <w:top w:val="none" w:sz="0" w:space="0" w:color="auto"/>
        <w:left w:val="none" w:sz="0" w:space="0" w:color="auto"/>
        <w:bottom w:val="none" w:sz="0" w:space="0" w:color="auto"/>
        <w:right w:val="none" w:sz="0" w:space="0" w:color="auto"/>
      </w:divBdr>
    </w:div>
    <w:div w:id="1578978803">
      <w:bodyDiv w:val="1"/>
      <w:marLeft w:val="0"/>
      <w:marRight w:val="0"/>
      <w:marTop w:val="0"/>
      <w:marBottom w:val="0"/>
      <w:divBdr>
        <w:top w:val="none" w:sz="0" w:space="0" w:color="auto"/>
        <w:left w:val="none" w:sz="0" w:space="0" w:color="auto"/>
        <w:bottom w:val="none" w:sz="0" w:space="0" w:color="auto"/>
        <w:right w:val="none" w:sz="0" w:space="0" w:color="auto"/>
      </w:divBdr>
    </w:div>
    <w:div w:id="1610504580">
      <w:bodyDiv w:val="1"/>
      <w:marLeft w:val="0"/>
      <w:marRight w:val="0"/>
      <w:marTop w:val="0"/>
      <w:marBottom w:val="0"/>
      <w:divBdr>
        <w:top w:val="none" w:sz="0" w:space="0" w:color="auto"/>
        <w:left w:val="none" w:sz="0" w:space="0" w:color="auto"/>
        <w:bottom w:val="none" w:sz="0" w:space="0" w:color="auto"/>
        <w:right w:val="none" w:sz="0" w:space="0" w:color="auto"/>
      </w:divBdr>
    </w:div>
    <w:div w:id="1612781306">
      <w:bodyDiv w:val="1"/>
      <w:marLeft w:val="0"/>
      <w:marRight w:val="0"/>
      <w:marTop w:val="0"/>
      <w:marBottom w:val="0"/>
      <w:divBdr>
        <w:top w:val="none" w:sz="0" w:space="0" w:color="auto"/>
        <w:left w:val="none" w:sz="0" w:space="0" w:color="auto"/>
        <w:bottom w:val="none" w:sz="0" w:space="0" w:color="auto"/>
        <w:right w:val="none" w:sz="0" w:space="0" w:color="auto"/>
      </w:divBdr>
    </w:div>
    <w:div w:id="1693915492">
      <w:bodyDiv w:val="1"/>
      <w:marLeft w:val="0"/>
      <w:marRight w:val="0"/>
      <w:marTop w:val="0"/>
      <w:marBottom w:val="0"/>
      <w:divBdr>
        <w:top w:val="none" w:sz="0" w:space="0" w:color="auto"/>
        <w:left w:val="none" w:sz="0" w:space="0" w:color="auto"/>
        <w:bottom w:val="none" w:sz="0" w:space="0" w:color="auto"/>
        <w:right w:val="none" w:sz="0" w:space="0" w:color="auto"/>
      </w:divBdr>
      <w:divsChild>
        <w:div w:id="826047599">
          <w:marLeft w:val="0"/>
          <w:marRight w:val="0"/>
          <w:marTop w:val="0"/>
          <w:marBottom w:val="0"/>
          <w:divBdr>
            <w:top w:val="none" w:sz="0" w:space="0" w:color="auto"/>
            <w:left w:val="none" w:sz="0" w:space="0" w:color="auto"/>
            <w:bottom w:val="none" w:sz="0" w:space="0" w:color="auto"/>
            <w:right w:val="none" w:sz="0" w:space="0" w:color="auto"/>
          </w:divBdr>
          <w:divsChild>
            <w:div w:id="631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2991">
      <w:bodyDiv w:val="1"/>
      <w:marLeft w:val="0"/>
      <w:marRight w:val="0"/>
      <w:marTop w:val="0"/>
      <w:marBottom w:val="0"/>
      <w:divBdr>
        <w:top w:val="none" w:sz="0" w:space="0" w:color="auto"/>
        <w:left w:val="none" w:sz="0" w:space="0" w:color="auto"/>
        <w:bottom w:val="none" w:sz="0" w:space="0" w:color="auto"/>
        <w:right w:val="none" w:sz="0" w:space="0" w:color="auto"/>
      </w:divBdr>
    </w:div>
    <w:div w:id="1730377121">
      <w:bodyDiv w:val="1"/>
      <w:marLeft w:val="0"/>
      <w:marRight w:val="0"/>
      <w:marTop w:val="0"/>
      <w:marBottom w:val="0"/>
      <w:divBdr>
        <w:top w:val="none" w:sz="0" w:space="0" w:color="auto"/>
        <w:left w:val="none" w:sz="0" w:space="0" w:color="auto"/>
        <w:bottom w:val="none" w:sz="0" w:space="0" w:color="auto"/>
        <w:right w:val="none" w:sz="0" w:space="0" w:color="auto"/>
      </w:divBdr>
    </w:div>
    <w:div w:id="1782333129">
      <w:bodyDiv w:val="1"/>
      <w:marLeft w:val="0"/>
      <w:marRight w:val="0"/>
      <w:marTop w:val="0"/>
      <w:marBottom w:val="0"/>
      <w:divBdr>
        <w:top w:val="none" w:sz="0" w:space="0" w:color="auto"/>
        <w:left w:val="none" w:sz="0" w:space="0" w:color="auto"/>
        <w:bottom w:val="none" w:sz="0" w:space="0" w:color="auto"/>
        <w:right w:val="none" w:sz="0" w:space="0" w:color="auto"/>
      </w:divBdr>
    </w:div>
    <w:div w:id="1826359191">
      <w:bodyDiv w:val="1"/>
      <w:marLeft w:val="0"/>
      <w:marRight w:val="0"/>
      <w:marTop w:val="0"/>
      <w:marBottom w:val="0"/>
      <w:divBdr>
        <w:top w:val="none" w:sz="0" w:space="0" w:color="auto"/>
        <w:left w:val="none" w:sz="0" w:space="0" w:color="auto"/>
        <w:bottom w:val="none" w:sz="0" w:space="0" w:color="auto"/>
        <w:right w:val="none" w:sz="0" w:space="0" w:color="auto"/>
      </w:divBdr>
    </w:div>
    <w:div w:id="1852724060">
      <w:bodyDiv w:val="1"/>
      <w:marLeft w:val="0"/>
      <w:marRight w:val="0"/>
      <w:marTop w:val="0"/>
      <w:marBottom w:val="0"/>
      <w:divBdr>
        <w:top w:val="none" w:sz="0" w:space="0" w:color="auto"/>
        <w:left w:val="none" w:sz="0" w:space="0" w:color="auto"/>
        <w:bottom w:val="none" w:sz="0" w:space="0" w:color="auto"/>
        <w:right w:val="none" w:sz="0" w:space="0" w:color="auto"/>
      </w:divBdr>
    </w:div>
    <w:div w:id="1898973423">
      <w:bodyDiv w:val="1"/>
      <w:marLeft w:val="0"/>
      <w:marRight w:val="0"/>
      <w:marTop w:val="0"/>
      <w:marBottom w:val="0"/>
      <w:divBdr>
        <w:top w:val="none" w:sz="0" w:space="0" w:color="auto"/>
        <w:left w:val="none" w:sz="0" w:space="0" w:color="auto"/>
        <w:bottom w:val="none" w:sz="0" w:space="0" w:color="auto"/>
        <w:right w:val="none" w:sz="0" w:space="0" w:color="auto"/>
      </w:divBdr>
    </w:div>
    <w:div w:id="1933851975">
      <w:bodyDiv w:val="1"/>
      <w:marLeft w:val="0"/>
      <w:marRight w:val="0"/>
      <w:marTop w:val="0"/>
      <w:marBottom w:val="0"/>
      <w:divBdr>
        <w:top w:val="none" w:sz="0" w:space="0" w:color="auto"/>
        <w:left w:val="none" w:sz="0" w:space="0" w:color="auto"/>
        <w:bottom w:val="none" w:sz="0" w:space="0" w:color="auto"/>
        <w:right w:val="none" w:sz="0" w:space="0" w:color="auto"/>
      </w:divBdr>
    </w:div>
    <w:div w:id="2023782178">
      <w:bodyDiv w:val="1"/>
      <w:marLeft w:val="0"/>
      <w:marRight w:val="0"/>
      <w:marTop w:val="0"/>
      <w:marBottom w:val="0"/>
      <w:divBdr>
        <w:top w:val="none" w:sz="0" w:space="0" w:color="auto"/>
        <w:left w:val="none" w:sz="0" w:space="0" w:color="auto"/>
        <w:bottom w:val="none" w:sz="0" w:space="0" w:color="auto"/>
        <w:right w:val="none" w:sz="0" w:space="0" w:color="auto"/>
      </w:divBdr>
    </w:div>
    <w:div w:id="206386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 /><Relationship Id="rId13" Type="http://schemas.openxmlformats.org/officeDocument/2006/relationships/hyperlink" Target="https://www.crd.york.ac.uk/PROSPERO/view/CRD420251273559" TargetMode="External" /><Relationship Id="rId3" Type="http://schemas.openxmlformats.org/officeDocument/2006/relationships/settings" Target="settings.xml" /><Relationship Id="rId7" Type="http://schemas.openxmlformats.org/officeDocument/2006/relationships/image" Target="media/image1.png" /><Relationship Id="rId12" Type="http://schemas.microsoft.com/office/2007/relationships/hdphoto" Target="media/hdphoto3.wdp" /><Relationship Id="rId17" Type="http://schemas.openxmlformats.org/officeDocument/2006/relationships/theme" Target="theme/theme1.xml" /><Relationship Id="rId2" Type="http://schemas.openxmlformats.org/officeDocument/2006/relationships/styles" Target="styles.xml" /><Relationship Id="rId16" Type="http://schemas.microsoft.com/office/2011/relationships/people" Target="peop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png" /><Relationship Id="rId5" Type="http://schemas.openxmlformats.org/officeDocument/2006/relationships/footnotes" Target="footnotes.xml" /><Relationship Id="rId15" Type="http://schemas.openxmlformats.org/officeDocument/2006/relationships/fontTable" Target="fontTable.xml" /><Relationship Id="rId10" Type="http://schemas.microsoft.com/office/2007/relationships/hdphoto" Target="media/hdphoto2.wdp"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6020</Words>
  <Characters>34320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K Nair</dc:creator>
  <cp:keywords/>
  <dc:description/>
  <cp:lastModifiedBy>Shrikant K Nair</cp:lastModifiedBy>
  <cp:revision>12</cp:revision>
  <dcterms:created xsi:type="dcterms:W3CDTF">2026-06-25T06:15:00Z</dcterms:created>
  <dcterms:modified xsi:type="dcterms:W3CDTF">2026-06-25T06:21:00Z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c69e98e5-b793-4099-bb50-6b213229e6f3</vt:lpwstr>
  </property>
</Properties>
</file>