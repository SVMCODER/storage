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3FAD05">
      <w:pPr>
        <w:spacing w:line="360" w:lineRule="auto"/>
        <w:jc w:val="both"/>
        <w:rPr>
          <w:rFonts w:ascii="Times New Roman" w:hAnsi="Times New Roman" w:cs="Times New Roman"/>
          <w:b/>
          <w:bCs/>
          <w:sz w:val="24"/>
          <w:szCs w:val="24"/>
        </w:rPr>
      </w:pPr>
    </w:p>
    <w:p w14:paraId="1CB56394">
      <w:pPr>
        <w:spacing w:line="360" w:lineRule="auto"/>
        <w:jc w:val="center"/>
        <w:rPr>
          <w:rFonts w:ascii="Times New Roman" w:hAnsi="Times New Roman" w:cs="Times New Roman"/>
          <w:b/>
          <w:bCs/>
          <w:sz w:val="28"/>
          <w:szCs w:val="28"/>
        </w:rPr>
      </w:pPr>
      <w:ins w:id="0" w:author="Microsoft Word" w:date="2025-12-29T19:43:00Z">
        <w:r>
          <w:rPr>
            <w:rFonts w:ascii="Times New Roman" w:hAnsi="Times New Roman" w:cs="Times New Roman"/>
            <w:b/>
            <w:bCs/>
            <w:sz w:val="28"/>
            <w:szCs w:val="28"/>
          </w:rPr>
          <w:t xml:space="preserve">Financial Inclusion </w:t>
        </w:r>
      </w:ins>
      <w:r>
        <w:rPr>
          <w:rFonts w:hint="default" w:ascii="Times New Roman" w:hAnsi="Times New Roman" w:cs="Times New Roman"/>
          <w:b/>
          <w:bCs/>
          <w:sz w:val="28"/>
          <w:szCs w:val="28"/>
          <w:lang w:val="en-US"/>
        </w:rPr>
        <w:t xml:space="preserve">and  </w:t>
      </w:r>
      <w:ins w:id="1" w:author="Microsoft Word" w:date="2025-12-29T19:43:00Z">
        <w:r>
          <w:rPr>
            <w:rFonts w:ascii="Times New Roman" w:hAnsi="Times New Roman" w:cs="Times New Roman"/>
            <w:b/>
            <w:bCs/>
            <w:sz w:val="28"/>
            <w:szCs w:val="28"/>
          </w:rPr>
          <w:t xml:space="preserve"> Capacity Building of Women Through National Rural Livelihood Mission: A </w:t>
        </w:r>
      </w:ins>
      <w:r>
        <w:rPr>
          <w:rFonts w:hint="default" w:ascii="Times New Roman" w:hAnsi="Times New Roman" w:cs="Times New Roman"/>
          <w:b/>
          <w:bCs/>
          <w:sz w:val="28"/>
          <w:szCs w:val="28"/>
          <w:lang w:val="en-US"/>
        </w:rPr>
        <w:t>Comparative</w:t>
      </w:r>
      <w:ins w:id="2" w:author="Microsoft Word" w:date="2025-12-29T19:43:00Z">
        <w:r>
          <w:rPr>
            <w:rFonts w:ascii="Times New Roman" w:hAnsi="Times New Roman" w:cs="Times New Roman"/>
            <w:b/>
            <w:bCs/>
            <w:sz w:val="28"/>
            <w:szCs w:val="28"/>
          </w:rPr>
          <w:t xml:space="preserve"> Study of</w:t>
        </w:r>
      </w:ins>
      <w:r>
        <w:rPr>
          <w:rFonts w:hint="default" w:ascii="Times New Roman" w:hAnsi="Times New Roman" w:cs="Times New Roman"/>
          <w:b/>
          <w:bCs/>
          <w:sz w:val="28"/>
          <w:szCs w:val="28"/>
          <w:lang w:val="en-US"/>
        </w:rPr>
        <w:t xml:space="preserve"> Selected Intensive Blocks of </w:t>
      </w:r>
      <w:ins w:id="3" w:author="Microsoft Word" w:date="2025-12-29T19:43:00Z">
        <w:r>
          <w:rPr>
            <w:rFonts w:ascii="Times New Roman" w:hAnsi="Times New Roman" w:cs="Times New Roman"/>
            <w:b/>
            <w:bCs/>
            <w:sz w:val="28"/>
            <w:szCs w:val="28"/>
          </w:rPr>
          <w:t xml:space="preserve"> Himachal Pradesh</w:t>
        </w:r>
      </w:ins>
    </w:p>
    <w:p w14:paraId="2FE1618B">
      <w:pPr>
        <w:spacing w:line="276" w:lineRule="auto"/>
        <w:jc w:val="center"/>
        <w:rPr>
          <w:rFonts w:ascii="Times New Roman" w:hAnsi="Times New Roman" w:cs="Times New Roman"/>
          <w:b/>
          <w:sz w:val="28"/>
          <w:szCs w:val="28"/>
        </w:rPr>
      </w:pPr>
      <w:r>
        <w:rPr>
          <w:rFonts w:ascii="Times New Roman" w:hAnsi="Times New Roman" w:cs="Times New Roman"/>
          <w:b/>
          <w:sz w:val="28"/>
          <w:szCs w:val="28"/>
        </w:rPr>
        <w:t>A</w:t>
      </w:r>
    </w:p>
    <w:p w14:paraId="7467E2F1">
      <w:pPr>
        <w:spacing w:line="276" w:lineRule="auto"/>
        <w:jc w:val="center"/>
        <w:rPr>
          <w:rFonts w:ascii="Times New Roman" w:hAnsi="Times New Roman" w:cs="Times New Roman"/>
          <w:b/>
          <w:sz w:val="28"/>
          <w:szCs w:val="28"/>
        </w:rPr>
      </w:pPr>
      <w:r>
        <w:rPr>
          <w:rFonts w:ascii="Times New Roman" w:hAnsi="Times New Roman" w:cs="Times New Roman"/>
          <w:b/>
          <w:sz w:val="28"/>
          <w:szCs w:val="28"/>
        </w:rPr>
        <w:t xml:space="preserve">Synopsis for Pre-RDC </w:t>
      </w:r>
    </w:p>
    <w:p w14:paraId="507A2266">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 xml:space="preserve">SUBMITTED TO THE HIMACHAL PRADESH UNIVERSITY, SHIMLA, FOR THE AWARD OF </w:t>
      </w:r>
    </w:p>
    <w:p w14:paraId="22A7C4B1">
      <w:pPr>
        <w:spacing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DOCTOR OF PHILOSOPHY </w:t>
      </w:r>
    </w:p>
    <w:p w14:paraId="2EC33E89">
      <w:pPr>
        <w:spacing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IN </w:t>
      </w:r>
    </w:p>
    <w:p w14:paraId="6226C65B">
      <w:pPr>
        <w:spacing w:line="276" w:lineRule="auto"/>
        <w:jc w:val="center"/>
        <w:rPr>
          <w:rFonts w:ascii="Times New Roman" w:hAnsi="Times New Roman" w:cs="Times New Roman"/>
          <w:bCs/>
          <w:sz w:val="24"/>
          <w:szCs w:val="24"/>
        </w:rPr>
      </w:pPr>
      <w:r>
        <w:rPr>
          <w:rFonts w:ascii="Times New Roman" w:hAnsi="Times New Roman" w:cs="Times New Roman"/>
          <w:b/>
          <w:sz w:val="24"/>
          <w:szCs w:val="24"/>
        </w:rPr>
        <w:t>RURAL DEVELOPMENT</w:t>
      </w:r>
    </w:p>
    <w:p w14:paraId="7D590F8B">
      <w:pPr>
        <w:spacing w:line="276" w:lineRule="auto"/>
        <w:jc w:val="center"/>
        <w:rPr>
          <w:rFonts w:ascii="Times New Roman" w:hAnsi="Times New Roman" w:cs="Times New Roman"/>
          <w:b/>
          <w:sz w:val="28"/>
          <w:szCs w:val="28"/>
        </w:rPr>
      </w:pPr>
      <w:r>
        <w:rPr>
          <w:rFonts w:ascii="Times New Roman" w:hAnsi="Times New Roman" w:cs="Times New Roman"/>
          <w:b/>
          <w:sz w:val="28"/>
          <w:szCs w:val="28"/>
        </w:rPr>
        <w:t>(202</w:t>
      </w:r>
      <w:r>
        <w:rPr>
          <w:rFonts w:hint="default" w:ascii="Times New Roman" w:hAnsi="Times New Roman" w:cs="Times New Roman"/>
          <w:b/>
          <w:sz w:val="28"/>
          <w:szCs w:val="28"/>
          <w:lang w:val="en-US"/>
        </w:rPr>
        <w:t>6</w:t>
      </w:r>
      <w:r>
        <w:rPr>
          <w:rFonts w:ascii="Times New Roman" w:hAnsi="Times New Roman" w:cs="Times New Roman"/>
          <w:b/>
          <w:sz w:val="28"/>
          <w:szCs w:val="28"/>
        </w:rPr>
        <w:t>)</w:t>
      </w:r>
    </w:p>
    <w:p w14:paraId="72C65F1E">
      <w:pPr>
        <w:spacing w:line="276" w:lineRule="auto"/>
        <w:jc w:val="center"/>
        <w:rPr>
          <w:rFonts w:ascii="Times New Roman" w:hAnsi="Times New Roman" w:cs="Times New Roman"/>
          <w:b/>
          <w:sz w:val="28"/>
          <w:szCs w:val="28"/>
        </w:rPr>
      </w:pPr>
    </w:p>
    <w:p w14:paraId="10086115">
      <w:pPr>
        <w:spacing w:line="276" w:lineRule="auto"/>
        <w:jc w:val="center"/>
        <w:rPr>
          <w:rFonts w:ascii="Times New Roman" w:hAnsi="Times New Roman" w:cs="Times New Roman"/>
          <w:b/>
          <w:sz w:val="28"/>
          <w:szCs w:val="28"/>
        </w:rPr>
      </w:pPr>
    </w:p>
    <w:p w14:paraId="71380735">
      <w:pPr>
        <w:spacing w:line="276" w:lineRule="auto"/>
        <w:rPr>
          <w:rFonts w:ascii="Times New Roman" w:hAnsi="Times New Roman" w:cs="Times New Roman"/>
          <w:b/>
          <w:sz w:val="24"/>
          <w:szCs w:val="24"/>
        </w:rPr>
      </w:pPr>
    </w:p>
    <w:p w14:paraId="06721FCE">
      <w:pPr>
        <w:spacing w:line="276" w:lineRule="auto"/>
        <w:rPr>
          <w:rFonts w:ascii="Times New Roman" w:hAnsi="Times New Roman" w:cs="Times New Roman"/>
          <w:b/>
          <w:sz w:val="24"/>
          <w:szCs w:val="24"/>
        </w:rPr>
      </w:pPr>
    </w:p>
    <w:p w14:paraId="4885F58A">
      <w:pPr>
        <w:spacing w:line="276" w:lineRule="auto"/>
        <w:rPr>
          <w:rFonts w:ascii="Times New Roman" w:hAnsi="Times New Roman" w:cs="Times New Roman"/>
          <w:b/>
          <w:sz w:val="24"/>
          <w:szCs w:val="24"/>
        </w:rPr>
      </w:pPr>
      <w:r>
        <w:rPr>
          <w:rFonts w:ascii="Times New Roman" w:hAnsi="Times New Roman" w:cs="Times New Roman"/>
          <w:b/>
          <w:sz w:val="24"/>
          <w:szCs w:val="24"/>
        </w:rPr>
        <w:t>SUPERVISED BY:                                                                                SUBMITTED BY:</w:t>
      </w:r>
    </w:p>
    <w:p w14:paraId="56297A5C">
      <w:pPr>
        <w:spacing w:line="276" w:lineRule="auto"/>
        <w:rPr>
          <w:rFonts w:ascii="Times New Roman" w:hAnsi="Times New Roman" w:cs="Times New Roman"/>
          <w:b/>
          <w:sz w:val="24"/>
          <w:szCs w:val="24"/>
        </w:rPr>
      </w:pPr>
      <w:r>
        <w:rPr>
          <w:rFonts w:ascii="Times New Roman" w:hAnsi="Times New Roman" w:cs="Times New Roman"/>
          <w:b/>
          <w:sz w:val="24"/>
          <w:szCs w:val="24"/>
        </w:rPr>
        <w:t>Dr. Sanjeev Kumar                                                                                   Pankaj Kumar</w:t>
      </w:r>
    </w:p>
    <w:p w14:paraId="1048035A">
      <w:pPr>
        <w:spacing w:line="276" w:lineRule="auto"/>
        <w:rPr>
          <w:rFonts w:ascii="Times New Roman" w:hAnsi="Times New Roman" w:cs="Times New Roman"/>
          <w:b/>
          <w:sz w:val="24"/>
          <w:szCs w:val="24"/>
        </w:rPr>
      </w:pPr>
      <w:r>
        <w:rPr>
          <w:rFonts w:ascii="Times New Roman" w:hAnsi="Times New Roman" w:cs="Times New Roman"/>
          <w:bCs/>
          <w:sz w:val="24"/>
          <w:szCs w:val="24"/>
        </w:rPr>
        <w:t>(Faculty Rural Development)                                                                     Research Scholar</w:t>
      </w:r>
    </w:p>
    <w:p w14:paraId="70052B24">
      <w:pPr>
        <w:spacing w:line="360" w:lineRule="auto"/>
        <w:jc w:val="both"/>
        <w:rPr>
          <w:rFonts w:ascii="Times New Roman" w:hAnsi="Times New Roman" w:cs="Times New Roman"/>
          <w:b/>
          <w:bCs/>
          <w:sz w:val="24"/>
          <w:szCs w:val="24"/>
        </w:rPr>
      </w:pPr>
    </w:p>
    <w:p w14:paraId="24DD4BD9">
      <w:pPr>
        <w:spacing w:line="360" w:lineRule="auto"/>
        <w:jc w:val="both"/>
        <w:rPr>
          <w:rFonts w:ascii="Times New Roman" w:hAnsi="Times New Roman" w:cs="Times New Roman"/>
          <w:b/>
          <w:bCs/>
          <w:sz w:val="24"/>
          <w:szCs w:val="24"/>
        </w:rPr>
      </w:pPr>
    </w:p>
    <w:p w14:paraId="2D2E687B">
      <w:pPr>
        <w:spacing w:line="276" w:lineRule="auto"/>
        <w:rPr>
          <w:rFonts w:ascii="Times New Roman" w:hAnsi="Times New Roman" w:cs="Times New Roman"/>
          <w:b/>
          <w:sz w:val="24"/>
          <w:szCs w:val="24"/>
        </w:rPr>
      </w:pPr>
    </w:p>
    <w:p w14:paraId="01B5F721">
      <w:pPr>
        <w:spacing w:line="276" w:lineRule="auto"/>
        <w:jc w:val="center"/>
        <w:rPr>
          <w:rFonts w:ascii="Times New Roman" w:hAnsi="Times New Roman" w:cs="Times New Roman"/>
          <w:b/>
          <w:sz w:val="24"/>
          <w:szCs w:val="24"/>
        </w:rPr>
      </w:pPr>
      <w:r>
        <w:rPr>
          <w:rFonts w:ascii="Times New Roman" w:hAnsi="Times New Roman" w:cs="Times New Roman"/>
          <w:b/>
          <w:sz w:val="24"/>
          <w:szCs w:val="24"/>
        </w:rPr>
        <w:t>Submitted to the Department of Interdisciplinary Studies</w:t>
      </w:r>
    </w:p>
    <w:p w14:paraId="6A410612">
      <w:pPr>
        <w:spacing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 Himachal Pradesh University </w:t>
      </w:r>
    </w:p>
    <w:p w14:paraId="2A9FA366">
      <w:pPr>
        <w:spacing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(NAAC Accredited ‘A’ Grade University) </w:t>
      </w:r>
    </w:p>
    <w:p w14:paraId="3CD66FFA">
      <w:pPr>
        <w:spacing w:line="276" w:lineRule="auto"/>
        <w:jc w:val="center"/>
        <w:rPr>
          <w:rFonts w:ascii="Times New Roman" w:hAnsi="Times New Roman" w:cs="Times New Roman"/>
          <w:b/>
          <w:sz w:val="24"/>
          <w:szCs w:val="24"/>
        </w:rPr>
      </w:pPr>
      <w:r>
        <w:rPr>
          <w:rFonts w:ascii="Times New Roman" w:hAnsi="Times New Roman" w:cs="Times New Roman"/>
          <w:b/>
          <w:sz w:val="24"/>
          <w:szCs w:val="24"/>
        </w:rPr>
        <w:t>Summer Hill, Shimla-5, 171005</w:t>
      </w:r>
    </w:p>
    <w:p w14:paraId="720CC757">
      <w:pPr>
        <w:spacing w:line="276" w:lineRule="auto"/>
        <w:jc w:val="center"/>
        <w:rPr>
          <w:rFonts w:ascii="Times New Roman" w:hAnsi="Times New Roman" w:cs="Times New Roman"/>
          <w:b/>
          <w:sz w:val="24"/>
          <w:szCs w:val="24"/>
        </w:rPr>
      </w:pPr>
    </w:p>
    <w:p w14:paraId="19B49672">
      <w:pPr>
        <w:spacing w:line="276" w:lineRule="auto"/>
        <w:jc w:val="center"/>
        <w:rPr>
          <w:rFonts w:ascii="Times New Roman" w:hAnsi="Times New Roman" w:cs="Times New Roman"/>
          <w:b/>
          <w:sz w:val="24"/>
          <w:szCs w:val="24"/>
        </w:rPr>
      </w:pPr>
    </w:p>
    <w:p w14:paraId="6BC7310E">
      <w:pPr>
        <w:spacing w:line="360" w:lineRule="auto"/>
        <w:jc w:val="center"/>
        <w:rPr>
          <w:rFonts w:ascii="Times New Roman" w:hAnsi="Times New Roman" w:cs="Times New Roman"/>
          <w:b/>
          <w:bCs/>
          <w:sz w:val="28"/>
          <w:szCs w:val="28"/>
        </w:rPr>
      </w:pPr>
      <w:ins w:id="4" w:author="Microsoft Word" w:date="2025-12-29T19:43:00Z">
        <w:r>
          <w:rPr>
            <w:rFonts w:ascii="Times New Roman" w:hAnsi="Times New Roman" w:cs="Times New Roman"/>
            <w:b/>
            <w:bCs/>
            <w:sz w:val="28"/>
            <w:szCs w:val="28"/>
          </w:rPr>
          <w:t xml:space="preserve">Financial Inclusion </w:t>
        </w:r>
      </w:ins>
      <w:r>
        <w:rPr>
          <w:rFonts w:hint="default" w:ascii="Times New Roman" w:hAnsi="Times New Roman" w:cs="Times New Roman"/>
          <w:b/>
          <w:bCs/>
          <w:sz w:val="28"/>
          <w:szCs w:val="28"/>
          <w:lang w:val="en-US"/>
        </w:rPr>
        <w:t xml:space="preserve">and  </w:t>
      </w:r>
      <w:ins w:id="5" w:author="Microsoft Word" w:date="2025-12-29T19:43:00Z">
        <w:r>
          <w:rPr>
            <w:rFonts w:ascii="Times New Roman" w:hAnsi="Times New Roman" w:cs="Times New Roman"/>
            <w:b/>
            <w:bCs/>
            <w:sz w:val="28"/>
            <w:szCs w:val="28"/>
          </w:rPr>
          <w:t xml:space="preserve"> Capacity Building of Women Through National Rural Livelihood Mission: A </w:t>
        </w:r>
      </w:ins>
      <w:r>
        <w:rPr>
          <w:rFonts w:hint="default" w:ascii="Times New Roman" w:hAnsi="Times New Roman" w:cs="Times New Roman"/>
          <w:b/>
          <w:bCs/>
          <w:sz w:val="28"/>
          <w:szCs w:val="28"/>
          <w:lang w:val="en-US"/>
        </w:rPr>
        <w:t>Comparative</w:t>
      </w:r>
      <w:ins w:id="6" w:author="Microsoft Word" w:date="2025-12-29T19:43:00Z">
        <w:r>
          <w:rPr>
            <w:rFonts w:ascii="Times New Roman" w:hAnsi="Times New Roman" w:cs="Times New Roman"/>
            <w:b/>
            <w:bCs/>
            <w:sz w:val="28"/>
            <w:szCs w:val="28"/>
          </w:rPr>
          <w:t xml:space="preserve"> Study of</w:t>
        </w:r>
      </w:ins>
      <w:r>
        <w:rPr>
          <w:rFonts w:hint="default" w:ascii="Times New Roman" w:hAnsi="Times New Roman" w:cs="Times New Roman"/>
          <w:b/>
          <w:bCs/>
          <w:sz w:val="28"/>
          <w:szCs w:val="28"/>
          <w:lang w:val="en-US"/>
        </w:rPr>
        <w:t xml:space="preserve"> Selected Intensive Blocks of</w:t>
      </w:r>
      <w:r>
        <w:rPr>
          <w:rFonts w:hint="default" w:ascii="Times New Roman" w:hAnsi="Times New Roman" w:cs="Times New Roman"/>
          <w:b/>
          <w:bCs/>
          <w:sz w:val="28"/>
          <w:szCs w:val="28"/>
          <w:highlight w:val="none"/>
          <w:lang w:val="en-US"/>
        </w:rPr>
        <w:t xml:space="preserve"> </w:t>
      </w:r>
      <w:ins w:id="7" w:author="Microsoft Word" w:date="2025-12-29T19:43:00Z">
        <w:r>
          <w:rPr>
            <w:rFonts w:ascii="Times New Roman" w:hAnsi="Times New Roman" w:cs="Times New Roman"/>
            <w:b/>
            <w:bCs/>
            <w:sz w:val="28"/>
            <w:szCs w:val="28"/>
            <w:highlight w:val="none"/>
          </w:rPr>
          <w:t xml:space="preserve"> Himachal Pradesh</w:t>
        </w:r>
      </w:ins>
    </w:p>
    <w:p w14:paraId="3A9FD3B1">
      <w:pPr>
        <w:spacing w:line="360" w:lineRule="auto"/>
        <w:jc w:val="both"/>
        <w:rPr>
          <w:rFonts w:ascii="Times New Roman" w:hAnsi="Times New Roman" w:cs="Times New Roman"/>
          <w:b/>
          <w:bCs/>
          <w:sz w:val="24"/>
          <w:szCs w:val="24"/>
        </w:rPr>
      </w:pPr>
    </w:p>
    <w:p w14:paraId="5A20BF4B">
      <w:pPr>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INTRODUCTION</w:t>
      </w:r>
    </w:p>
    <w:p w14:paraId="47ED3017">
      <w:pPr>
        <w:numPr>
          <w:ilvl w:val="0"/>
          <w:numId w:val="0"/>
        </w:numPr>
        <w:spacing w:line="360" w:lineRule="auto"/>
        <w:jc w:val="both"/>
        <w:rPr>
          <w:rFonts w:ascii="Times New Roman" w:hAnsi="Times New Roman" w:cs="Times New Roman"/>
          <w:b/>
          <w:bCs/>
          <w:sz w:val="24"/>
          <w:szCs w:val="24"/>
        </w:rPr>
      </w:pPr>
    </w:p>
    <w:p w14:paraId="34CD251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Rural poverty and gender inequality have been persistent challenges in India</w:t>
      </w:r>
      <w:r>
        <w:rPr>
          <w:rFonts w:ascii="Times New Roman" w:hAnsi="Times New Roman" w:cs="Times New Roman"/>
          <w:sz w:val="24"/>
          <w:szCs w:val="24"/>
          <w:vertAlign w:val="superscript"/>
        </w:rPr>
        <w:t>1</w:t>
      </w:r>
      <w:r>
        <w:rPr>
          <w:rFonts w:ascii="Times New Roman" w:hAnsi="Times New Roman" w:cs="Times New Roman"/>
          <w:sz w:val="24"/>
          <w:szCs w:val="24"/>
        </w:rPr>
        <w:t>. The National Rural Livelihood Mission (NRLM) was launched by the Ministry of Rural Development, Government of India, in June 2011</w:t>
      </w:r>
      <w:r>
        <w:rPr>
          <w:rFonts w:ascii="Times New Roman" w:hAnsi="Times New Roman" w:cs="Times New Roman"/>
          <w:sz w:val="24"/>
          <w:szCs w:val="24"/>
          <w:vertAlign w:val="superscript"/>
        </w:rPr>
        <w:t>2</w:t>
      </w:r>
      <w:r>
        <w:rPr>
          <w:rFonts w:ascii="Times New Roman" w:hAnsi="Times New Roman" w:cs="Times New Roman"/>
          <w:sz w:val="24"/>
          <w:szCs w:val="24"/>
        </w:rPr>
        <w:t>. Replacing the Swarnajayanti Gram Swarozgar Yojana (SGSY) of 1999. It marked a paradigm shift from individual-oriented self-employment to a community-based approach, focusing on the mobilization of rural poor, particularly women, into Self-Help Groups (SHGs) for sustainable livelihoods</w:t>
      </w:r>
      <w:r>
        <w:rPr>
          <w:rFonts w:ascii="Times New Roman" w:hAnsi="Times New Roman" w:cs="Times New Roman"/>
          <w:sz w:val="24"/>
          <w:szCs w:val="24"/>
          <w:vertAlign w:val="superscript"/>
        </w:rPr>
        <w:t>3</w:t>
      </w:r>
      <w:r>
        <w:rPr>
          <w:rFonts w:ascii="Times New Roman" w:hAnsi="Times New Roman" w:cs="Times New Roman"/>
          <w:sz w:val="24"/>
          <w:szCs w:val="24"/>
        </w:rPr>
        <w:t xml:space="preserve">. </w:t>
      </w:r>
    </w:p>
    <w:p w14:paraId="42D1312F">
      <w:pPr>
        <w:spacing w:line="360" w:lineRule="auto"/>
        <w:jc w:val="both"/>
        <w:rPr>
          <w:rFonts w:ascii="Times New Roman" w:hAnsi="Times New Roman" w:cs="Times New Roman"/>
          <w:sz w:val="24"/>
          <w:szCs w:val="24"/>
        </w:rPr>
      </w:pPr>
    </w:p>
    <w:p w14:paraId="01AF62F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NRLM’s mission is to reduce rural poverty through social mobilization, financial inclusion, and capacity building, implemented through State Rural Livelihood Missions (SRLMs). In 2016, it was restructured and renamed as the Deendayal Antyodaya Yojana – National Rural Livelihood Mission (DAY-NRLM)</w:t>
      </w:r>
      <w:r>
        <w:rPr>
          <w:rFonts w:ascii="Times New Roman" w:hAnsi="Times New Roman" w:cs="Times New Roman"/>
          <w:sz w:val="24"/>
          <w:szCs w:val="24"/>
          <w:vertAlign w:val="superscript"/>
        </w:rPr>
        <w:t>4</w:t>
      </w:r>
      <w:r>
        <w:rPr>
          <w:rFonts w:ascii="Times New Roman" w:hAnsi="Times New Roman" w:cs="Times New Roman"/>
          <w:sz w:val="24"/>
          <w:szCs w:val="24"/>
        </w:rPr>
        <w:t>.</w:t>
      </w:r>
    </w:p>
    <w:p w14:paraId="2717E8D9">
      <w:pPr>
        <w:spacing w:line="360" w:lineRule="auto"/>
        <w:jc w:val="both"/>
        <w:rPr>
          <w:rFonts w:ascii="Times New Roman" w:hAnsi="Times New Roman" w:cs="Times New Roman"/>
          <w:sz w:val="24"/>
          <w:szCs w:val="24"/>
        </w:rPr>
      </w:pPr>
    </w:p>
    <w:p w14:paraId="7114CD5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In Himachal Pradesh, NRLM plays a vital role in strengthening rural women’s participation in livelihood activities and improving their socio-economic status through skill development and financial literacy. The mission’s emphasis on capacity building and financial inclusion ensures that women are not just beneficiaries but active agents of change. Evaluating its impact in Himachal Pradesh helps understand how effectively NRLM contributes to inclusive growth and gender empowerment in hill economies</w:t>
      </w:r>
      <w:r>
        <w:rPr>
          <w:rFonts w:ascii="Times New Roman" w:hAnsi="Times New Roman" w:cs="Times New Roman"/>
          <w:sz w:val="24"/>
          <w:szCs w:val="24"/>
          <w:vertAlign w:val="superscript"/>
        </w:rPr>
        <w:t>5</w:t>
      </w:r>
      <w:r>
        <w:rPr>
          <w:rFonts w:ascii="Times New Roman" w:hAnsi="Times New Roman" w:cs="Times New Roman"/>
          <w:sz w:val="24"/>
          <w:szCs w:val="24"/>
        </w:rPr>
        <w:t>.</w:t>
      </w:r>
    </w:p>
    <w:p w14:paraId="153433B7">
      <w:pPr>
        <w:spacing w:line="360" w:lineRule="auto"/>
        <w:jc w:val="both"/>
        <w:rPr>
          <w:rFonts w:ascii="Times New Roman" w:hAnsi="Times New Roman" w:cs="Times New Roman"/>
          <w:sz w:val="24"/>
          <w:szCs w:val="24"/>
        </w:rPr>
      </w:pPr>
    </w:p>
    <w:p w14:paraId="2A7C24F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Himachal Pradesh, the National Rural Livelihood Mission (NRLM) has played a significant role in strengthening rural women's participation in livelihood activities and improving their socio-economic status through skill development and financial literacy. The Mission's emphasis on financial inclusion and capacity building enables rural women to access institutional credit, enhance their skills and actively participate in income-generating activities. However, the programme's effectiveness may vary across different geographical regions due to variations in socio-economic conditions, institutional support and livelihood opportunities. Therefore, the present study focuses on the selected intensive NRLM blocks of Basantpur (Shimla District), Mandi Sadar (Mandi District) and Nurpur (Kangra District), representing the upper, central and lower hill regions of Himachal Pradesh, to undertake a comparative assessment of the role of NRLM in promoting financial inclusion and capacity building among rural poor women.⁵˒¹³˒</w:t>
      </w:r>
    </w:p>
    <w:p w14:paraId="7A221370">
      <w:pPr>
        <w:spacing w:line="360" w:lineRule="auto"/>
        <w:jc w:val="both"/>
        <w:rPr>
          <w:rFonts w:hint="default" w:ascii="Times New Roman" w:hAnsi="Times New Roman" w:cs="Times New Roman"/>
          <w:sz w:val="24"/>
          <w:szCs w:val="24"/>
        </w:rPr>
      </w:pPr>
    </w:p>
    <w:p w14:paraId="60EB626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1.2 Review of Literature</w:t>
      </w:r>
    </w:p>
    <w:p w14:paraId="285DFD25">
      <w:pPr>
        <w:spacing w:line="360" w:lineRule="auto"/>
        <w:jc w:val="both"/>
        <w:rPr>
          <w:rFonts w:ascii="Times New Roman" w:hAnsi="Times New Roman" w:cs="Times New Roman"/>
          <w:b/>
          <w:bCs/>
          <w:sz w:val="24"/>
          <w:szCs w:val="24"/>
        </w:rPr>
      </w:pPr>
    </w:p>
    <w:p w14:paraId="770D9911">
      <w:pPr>
        <w:spacing w:line="360" w:lineRule="auto"/>
        <w:jc w:val="both"/>
        <w:rPr>
          <w:rFonts w:ascii="Times New Roman" w:hAnsi="Times New Roman" w:cs="Times New Roman"/>
          <w:b w:val="0"/>
          <w:bCs w:val="0"/>
          <w:sz w:val="24"/>
          <w:szCs w:val="24"/>
        </w:rPr>
      </w:pPr>
      <w:r>
        <w:rPr>
          <w:rFonts w:hint="default" w:ascii="Times New Roman" w:hAnsi="Times New Roman" w:cs="Times New Roman"/>
          <w:b w:val="0"/>
          <w:bCs w:val="0"/>
          <w:sz w:val="24"/>
          <w:szCs w:val="24"/>
        </w:rPr>
        <w:t>The review of literature provides a conceptual and empirical understanding of the National Rural Livelihood Mission (NRLM), financial inclusion, capacity building, Self-Help Groups (SHGs) and women’s empowerment. It critically examines previous national and state-level studies to identify major findings, methodological approaches and existing research gaps. The review establishes the theoretical and empirical foundation of the present study and provides the basis for formulating the research problem, objectives and hypotheses.</w:t>
      </w:r>
    </w:p>
    <w:p w14:paraId="2227CF95">
      <w:pPr>
        <w:spacing w:line="360" w:lineRule="auto"/>
        <w:jc w:val="both"/>
        <w:rPr>
          <w:rFonts w:ascii="Times New Roman" w:hAnsi="Times New Roman" w:cs="Times New Roman"/>
          <w:b/>
          <w:bCs/>
          <w:sz w:val="24"/>
          <w:szCs w:val="24"/>
        </w:rPr>
      </w:pPr>
    </w:p>
    <w:p w14:paraId="54DD6E4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Mohanty (2013)</w:t>
      </w:r>
      <w:r>
        <w:rPr>
          <w:rFonts w:ascii="Times New Roman" w:hAnsi="Times New Roman" w:cs="Times New Roman"/>
          <w:b/>
          <w:bCs/>
          <w:sz w:val="24"/>
          <w:szCs w:val="24"/>
          <w:vertAlign w:val="superscript"/>
        </w:rPr>
        <w:t>6</w:t>
      </w:r>
      <w:r>
        <w:rPr>
          <w:rFonts w:ascii="Times New Roman" w:hAnsi="Times New Roman" w:cs="Times New Roman"/>
          <w:sz w:val="20"/>
          <w:szCs w:val="20"/>
        </w:rPr>
        <w:t xml:space="preserve"> </w:t>
      </w:r>
      <w:r>
        <w:rPr>
          <w:rFonts w:ascii="Times New Roman" w:hAnsi="Times New Roman" w:cs="Times New Roman"/>
          <w:sz w:val="24"/>
          <w:szCs w:val="24"/>
        </w:rPr>
        <w:t xml:space="preserve">explores the potential and possibilities for enhancing the livelihoods of the poor in India, situating livelihood strategies within broader development frameworks. The research typically uses secondary analysis of national livelihood trends and programme outcomes, drawing on government reports and sector data to assess how policies and interventions affect poor households’ income and employment opportunities. Findings suggest that diversified livelihoodnues beyond subsistence agriculture can reduce poverty and improve resilience, especially when supported by targeted government schemes and capacity building. The study highlights the scope for financial inclusion, skills development, and market linkages as key to expanding real livelihood prospects for the poor. </w:t>
      </w:r>
    </w:p>
    <w:p w14:paraId="301FCEC6">
      <w:pPr>
        <w:spacing w:line="360" w:lineRule="auto"/>
        <w:jc w:val="both"/>
        <w:rPr>
          <w:rFonts w:ascii="Times New Roman" w:hAnsi="Times New Roman" w:cs="Times New Roman"/>
          <w:sz w:val="24"/>
          <w:szCs w:val="24"/>
        </w:rPr>
      </w:pPr>
      <w:r>
        <w:rPr>
          <w:rFonts w:hint="default" w:ascii="Times New Roman" w:hAnsi="Times New Roman" w:cs="Times New Roman"/>
          <w:sz w:val="24"/>
          <w:szCs w:val="24"/>
        </w:rPr>
        <w:t>The study provides a broad understanding of livelihood enhancement strategies; however, it does not specifically examine the role of financial inclusion and capacity-building interventions under NRLM, particularly in the context of rural women in Himachal Pradesh.</w:t>
      </w:r>
    </w:p>
    <w:p w14:paraId="39FB603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Karol &amp; Sharma (2019)</w:t>
      </w:r>
      <w:r>
        <w:rPr>
          <w:rFonts w:ascii="Times New Roman" w:hAnsi="Times New Roman" w:cs="Times New Roman"/>
          <w:b/>
          <w:bCs/>
          <w:sz w:val="24"/>
          <w:szCs w:val="24"/>
          <w:vertAlign w:val="superscript"/>
        </w:rPr>
        <w:t>7</w:t>
      </w:r>
      <w:r>
        <w:rPr>
          <w:rFonts w:ascii="Times New Roman" w:hAnsi="Times New Roman" w:cs="Times New Roman"/>
          <w:b/>
          <w:bCs/>
          <w:sz w:val="24"/>
          <w:szCs w:val="24"/>
        </w:rPr>
        <w:t>,</w:t>
      </w:r>
      <w:r>
        <w:rPr>
          <w:rFonts w:ascii="Times New Roman" w:hAnsi="Times New Roman" w:cs="Times New Roman"/>
          <w:sz w:val="24"/>
          <w:szCs w:val="24"/>
        </w:rPr>
        <w:t xml:space="preserve"> evaluate the capacity-building impact of Self-Help Groups (SHGs) in Hamirpur and Una districts, using primary data from a random sample of 518 SHG members. It employs descriptive analysis to assess changes in women’s skills, financial access, and socioeconomic capabilities after joining SHGs. Findings reveal that SHG participation enhances women’s ability to open bank accounts, access loans, and engage with local institutions, thereby improving confidence, economic participation, and social amenities. The research highlights SHGs as effective tools for capacity enhancement and empowerment, though broader structural support is needed for sustained development.</w:t>
      </w:r>
    </w:p>
    <w:p w14:paraId="563D6A27">
      <w:pPr>
        <w:spacing w:line="360" w:lineRule="auto"/>
        <w:jc w:val="both"/>
        <w:rPr>
          <w:rFonts w:ascii="Times New Roman" w:hAnsi="Times New Roman" w:cs="Times New Roman"/>
          <w:sz w:val="24"/>
          <w:szCs w:val="24"/>
        </w:rPr>
      </w:pPr>
      <w:r>
        <w:rPr>
          <w:rFonts w:hint="default" w:ascii="Times New Roman" w:hAnsi="Times New Roman" w:cs="Times New Roman"/>
          <w:sz w:val="24"/>
          <w:szCs w:val="24"/>
        </w:rPr>
        <w:t xml:space="preserve"> Although the study provides valuable evidence on the capacity-building role of SHGs in Himachal Pradesh, its geographical coverage is limited to Hamirpur and Una districts and does not assess the integrated relationship between financial inclusion, capacity building and livelihood outcomes.</w:t>
      </w:r>
    </w:p>
    <w:p w14:paraId="4889C20E">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Singh (2020)</w:t>
      </w:r>
      <w:r>
        <w:rPr>
          <w:rFonts w:ascii="Times New Roman" w:hAnsi="Times New Roman" w:cs="Times New Roman"/>
          <w:b/>
          <w:bCs/>
          <w:sz w:val="24"/>
          <w:szCs w:val="24"/>
          <w:vertAlign w:val="superscript"/>
        </w:rPr>
        <w:t>8</w:t>
      </w:r>
      <w:r>
        <w:rPr>
          <w:rFonts w:ascii="Times New Roman" w:hAnsi="Times New Roman" w:cs="Times New Roman"/>
          <w:b/>
          <w:bCs/>
          <w:sz w:val="24"/>
          <w:szCs w:val="24"/>
        </w:rPr>
        <w:t>,</w:t>
      </w:r>
      <w:r>
        <w:rPr>
          <w:rFonts w:ascii="Times New Roman" w:hAnsi="Times New Roman" w:cs="Times New Roman"/>
          <w:sz w:val="24"/>
          <w:szCs w:val="24"/>
        </w:rPr>
        <w:t xml:space="preserve"> study underscores that the scheme has played a crucial role in enhancing access to institutional credit for rural micro-entrepreneurs and promoting entrepreneurial activity since its launch in 2015. Studies generally use descriptive and mixed-method designs, drawing on secondary data from government reports, Mudra Bank statistics, and academic literature, while some employ quantitative analysis with SPSS/ANOVA to assess trends in loan sanctions and disbursements. Findings indicate increased loan disbursement and financial inclusion, especially among new and women entrepreneurs, contributing to economic participation and rural development. However, challenges such as awareness gaps, regional disparities, and administrative bottlenecks constrain full effectiveness.</w:t>
      </w:r>
    </w:p>
    <w:p w14:paraId="7F9D176E">
      <w:pPr>
        <w:spacing w:line="360" w:lineRule="auto"/>
        <w:jc w:val="both"/>
        <w:rPr>
          <w:rFonts w:ascii="Times New Roman" w:hAnsi="Times New Roman" w:cs="Times New Roman"/>
          <w:sz w:val="24"/>
          <w:szCs w:val="24"/>
        </w:rPr>
      </w:pPr>
      <w:r>
        <w:rPr>
          <w:rFonts w:hint="default" w:ascii="Times New Roman" w:hAnsi="Times New Roman" w:cs="Times New Roman"/>
          <w:sz w:val="24"/>
          <w:szCs w:val="24"/>
        </w:rPr>
        <w:t>The study primarily focuses on the Pradhan Mantri Mudra Yojana rather than NRLM and therefore offers limited insights into the effectiveness of SHG-based financial inclusion and capacity-building interventions.</w:t>
      </w:r>
    </w:p>
    <w:p w14:paraId="1418946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Kaushal &amp; Sharma (2020)</w:t>
      </w:r>
      <w:r>
        <w:rPr>
          <w:rFonts w:ascii="Times New Roman" w:hAnsi="Times New Roman" w:cs="Times New Roman"/>
          <w:b/>
          <w:bCs/>
          <w:sz w:val="24"/>
          <w:szCs w:val="24"/>
          <w:vertAlign w:val="superscript"/>
        </w:rPr>
        <w:t>9</w:t>
      </w:r>
      <w:r>
        <w:rPr>
          <w:rFonts w:ascii="Times New Roman" w:hAnsi="Times New Roman" w:cs="Times New Roman"/>
          <w:b/>
          <w:bCs/>
          <w:sz w:val="24"/>
          <w:szCs w:val="24"/>
        </w:rPr>
        <w:t>,</w:t>
      </w:r>
      <w:r>
        <w:rPr>
          <w:rFonts w:ascii="Times New Roman" w:hAnsi="Times New Roman" w:cs="Times New Roman"/>
          <w:sz w:val="24"/>
          <w:szCs w:val="24"/>
        </w:rPr>
        <w:t xml:space="preserve"> examine the impact of Self-Help Groups (SHGs) on women’s empowerment in Himachal Pradesh, using primary data collected from 446 SHG women members in Kangra district and descriptive analysis to assess economic, social, and decision-making outcomes. The study also indicates that participation in SHGs enhances economic security through savings and credit access, improves confidence, social interaction, and decision-making, and promotes collective support for women’s development. However, challenges such as limited market linkages and uneven participation persist, suggesting the need for stronger institutional support to deepen empowerment impacts.</w:t>
      </w:r>
    </w:p>
    <w:p w14:paraId="6A2A58E9">
      <w:pPr>
        <w:spacing w:line="360" w:lineRule="auto"/>
        <w:jc w:val="both"/>
        <w:rPr>
          <w:rFonts w:hint="default" w:ascii="Times New Roman" w:hAnsi="Times New Roman" w:cs="Times New Roman"/>
          <w:b/>
          <w:bCs/>
          <w:sz w:val="24"/>
          <w:szCs w:val="24"/>
        </w:rPr>
      </w:pPr>
      <w:r>
        <w:rPr>
          <w:rFonts w:hint="default" w:ascii="Times New Roman" w:hAnsi="Times New Roman" w:cs="Times New Roman"/>
          <w:b w:val="0"/>
          <w:bCs w:val="0"/>
          <w:sz w:val="24"/>
          <w:szCs w:val="24"/>
        </w:rPr>
        <w:t>While the study highlights the contribution of SHGs to women's empowerment, it is confined to Kangra district and does not provide a comparative assessment across different geographical regions of Himachal Pradesh</w:t>
      </w:r>
      <w:r>
        <w:rPr>
          <w:rFonts w:hint="default" w:ascii="Times New Roman" w:hAnsi="Times New Roman" w:cs="Times New Roman"/>
          <w:b/>
          <w:bCs/>
          <w:sz w:val="24"/>
          <w:szCs w:val="24"/>
        </w:rPr>
        <w:t>.</w:t>
      </w:r>
    </w:p>
    <w:p w14:paraId="0138BDBA">
      <w:pPr>
        <w:spacing w:line="360" w:lineRule="auto"/>
        <w:jc w:val="both"/>
        <w:rPr>
          <w:rFonts w:hint="default" w:ascii="Times New Roman" w:hAnsi="Times New Roman" w:cs="Times New Roman"/>
          <w:b w:val="0"/>
          <w:bCs w:val="0"/>
          <w:sz w:val="24"/>
          <w:szCs w:val="24"/>
          <w:highlight w:val="none"/>
        </w:rPr>
      </w:pPr>
      <w:r>
        <w:rPr>
          <w:rFonts w:hint="default" w:ascii="Times New Roman" w:hAnsi="Times New Roman" w:cs="Times New Roman"/>
          <w:b/>
          <w:bCs/>
          <w:sz w:val="24"/>
          <w:szCs w:val="24"/>
          <w:highlight w:val="none"/>
        </w:rPr>
        <w:t>Singh &amp; Kundu (2021)</w:t>
      </w:r>
      <w:r>
        <w:rPr>
          <w:rFonts w:hint="default" w:ascii="Times New Roman" w:hAnsi="Times New Roman" w:cs="Times New Roman"/>
          <w:b/>
          <w:bCs/>
          <w:sz w:val="24"/>
          <w:szCs w:val="24"/>
          <w:highlight w:val="none"/>
          <w:vertAlign w:val="superscript"/>
          <w:lang w:val="en-IN"/>
        </w:rPr>
        <w:t>10</w:t>
      </w:r>
      <w:r>
        <w:rPr>
          <w:rFonts w:hint="default" w:ascii="Times New Roman" w:hAnsi="Times New Roman" w:cs="Times New Roman"/>
          <w:b/>
          <w:bCs/>
          <w:sz w:val="24"/>
          <w:szCs w:val="24"/>
          <w:highlight w:val="none"/>
        </w:rPr>
        <w:t xml:space="preserve">, </w:t>
      </w:r>
      <w:r>
        <w:rPr>
          <w:rFonts w:hint="default" w:ascii="Times New Roman" w:hAnsi="Times New Roman" w:cs="Times New Roman"/>
          <w:b w:val="0"/>
          <w:bCs w:val="0"/>
          <w:sz w:val="24"/>
          <w:szCs w:val="24"/>
          <w:highlight w:val="none"/>
        </w:rPr>
        <w:t>the study uses a qualitative narrative analysis to examine the role of the National Rural Livelihood Mission (NRLM) and Self-Help Groups (SHGs) in empowering rural women, focusing on Rajasthan and Kerala as case contexts. It draws on secondary sources such as programme documents and state-level data to trace NRLM’s evolution from earlier poverty alleviation schemes and its association with SHGs. The findings indicate that NRLM has mobilised rural women into SHGs, improved their access to skills, capacity building, and income opportunities, and facilitated economic and social empowerment through increased financial participation and market linkages. However, the paper notes uneven reach and implementation challenges across regions.</w:t>
      </w:r>
    </w:p>
    <w:p w14:paraId="103034C8">
      <w:pPr>
        <w:spacing w:line="360" w:lineRule="auto"/>
        <w:jc w:val="both"/>
        <w:rPr>
          <w:rFonts w:ascii="Times New Roman" w:hAnsi="Times New Roman" w:cs="Times New Roman"/>
          <w:sz w:val="24"/>
          <w:szCs w:val="24"/>
        </w:rPr>
      </w:pPr>
      <w:r>
        <w:rPr>
          <w:rFonts w:ascii="Times New Roman" w:hAnsi="Times New Roman" w:cs="Times New Roman"/>
          <w:b/>
          <w:bCs/>
          <w:sz w:val="24"/>
          <w:szCs w:val="24"/>
        </w:rPr>
        <w:t>Kadaba et al. (2023)</w:t>
      </w:r>
      <w:r>
        <w:rPr>
          <w:rFonts w:ascii="Times New Roman" w:hAnsi="Times New Roman" w:cs="Times New Roman"/>
          <w:b/>
          <w:bCs/>
          <w:sz w:val="24"/>
          <w:szCs w:val="24"/>
          <w:vertAlign w:val="superscript"/>
        </w:rPr>
        <w:t>11</w:t>
      </w:r>
      <w:r>
        <w:rPr>
          <w:rFonts w:ascii="Times New Roman" w:hAnsi="Times New Roman" w:cs="Times New Roman"/>
          <w:b/>
          <w:bCs/>
          <w:sz w:val="24"/>
          <w:szCs w:val="24"/>
        </w:rPr>
        <w:t>,</w:t>
      </w:r>
      <w:r>
        <w:rPr>
          <w:rFonts w:ascii="Times New Roman" w:hAnsi="Times New Roman" w:cs="Times New Roman"/>
          <w:sz w:val="24"/>
          <w:szCs w:val="24"/>
        </w:rPr>
        <w:t xml:space="preserve"> study employs a descriptive analysis based on secondary data from journals, reports, websites, and SHG case studies to assess how digital financial inclusion initiatives affect Self-Help Groups (SHGs). It explores the integration of fintech and digital infrastructure</w:t>
      </w:r>
      <w:r>
        <w:rPr>
          <w:rFonts w:hint="default" w:ascii="Times New Roman" w:hAnsi="Times New Roman" w:cs="Times New Roman"/>
          <w:sz w:val="24"/>
          <w:szCs w:val="24"/>
          <w:lang w:val="en-IN"/>
        </w:rPr>
        <w:t xml:space="preserve"> </w:t>
      </w:r>
      <w:r>
        <w:rPr>
          <w:rFonts w:ascii="Times New Roman" w:hAnsi="Times New Roman" w:cs="Times New Roman"/>
          <w:sz w:val="24"/>
          <w:szCs w:val="24"/>
        </w:rPr>
        <w:t>such as mobile payments, digital banking, and e-KYC</w:t>
      </w:r>
      <w:r>
        <w:rPr>
          <w:rFonts w:hint="default" w:ascii="Times New Roman" w:hAnsi="Times New Roman" w:cs="Times New Roman"/>
          <w:sz w:val="24"/>
          <w:szCs w:val="24"/>
          <w:lang w:val="en-IN"/>
        </w:rPr>
        <w:t xml:space="preserve"> </w:t>
      </w:r>
      <w:r>
        <w:rPr>
          <w:rFonts w:ascii="Times New Roman" w:hAnsi="Times New Roman" w:cs="Times New Roman"/>
          <w:sz w:val="24"/>
          <w:szCs w:val="24"/>
        </w:rPr>
        <w:t xml:space="preserve">to broaden financial access for SHGs and micro-entrepreneurs. Findings indicate that DFI enhances access to formal financial services, micro-enterprise creation, financial inclusion, and sustainable development, particularly benefiting rural women and </w:t>
      </w:r>
      <w:r>
        <w:rPr>
          <w:rFonts w:ascii="Times New Roman" w:hAnsi="Times New Roman" w:cs="Times New Roman"/>
          <w:sz w:val="24"/>
          <w:szCs w:val="24"/>
          <w:lang w:val="en-IN"/>
        </w:rPr>
        <w:t>under-served</w:t>
      </w:r>
      <w:r>
        <w:rPr>
          <w:rFonts w:ascii="Times New Roman" w:hAnsi="Times New Roman" w:cs="Times New Roman"/>
          <w:sz w:val="24"/>
          <w:szCs w:val="24"/>
        </w:rPr>
        <w:t xml:space="preserve"> groups. The paper highlights digital tools’ potential to reduce poverty and improve equitable growth, though challenges remain in implementation and digital literacy.</w:t>
      </w:r>
    </w:p>
    <w:p w14:paraId="3CA6FB7A">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study strengthens the understanding of digital financial inclusion, but it does not specifically evaluate how digital financial services influence capacity building and livelihood outcomes under NRLM.</w:t>
      </w:r>
    </w:p>
    <w:p w14:paraId="0171454A">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Vir (2023)</w:t>
      </w:r>
      <w:r>
        <w:rPr>
          <w:rFonts w:hint="default" w:ascii="Times New Roman" w:hAnsi="Times New Roman" w:cs="Times New Roman"/>
          <w:b/>
          <w:bCs/>
          <w:sz w:val="24"/>
          <w:szCs w:val="24"/>
          <w:vertAlign w:val="superscript"/>
          <w:lang w:val="en-IN"/>
        </w:rPr>
        <w:t>12</w:t>
      </w:r>
      <w:r>
        <w:rPr>
          <w:rFonts w:hint="default" w:ascii="Times New Roman" w:hAnsi="Times New Roman" w:cs="Times New Roman"/>
          <w:b/>
          <w:bCs/>
          <w:sz w:val="24"/>
          <w:szCs w:val="24"/>
        </w:rPr>
        <w:t xml:space="preserve"> </w:t>
      </w:r>
      <w:r>
        <w:rPr>
          <w:rFonts w:hint="default" w:ascii="Times New Roman" w:hAnsi="Times New Roman" w:cs="Times New Roman"/>
          <w:b w:val="0"/>
          <w:bCs w:val="0"/>
          <w:sz w:val="24"/>
          <w:szCs w:val="24"/>
        </w:rPr>
        <w:t>highlights the role of the Deendayal Antyodaya Yojana–National Rural Livelihood Mission (DAY-NRLM) as a transformative poverty alleviation and women-centred livelihood programme in rural India. Using secondary data analysis and qualitative evaluation, the study examines the programme’s contribution to the formation and strengthening of Self-Help Groups (SHGs), credit linkage, income generation and women’s socio-economic empowerment. The findings reveal that DAY-NRLM has significantly enhanced financial inclusion, strengthened social capital, improved access to institutional credit and increased the decision-making capacity of rural women. However, the study also identifies several challenges, including uneven programme implementation, inadequate market linkages and gaps in capacity-building interventions, which limit the long-term sustainability of women’s empowerment. Although the study provides valuable insights into the transformative role of DAY-NRLM</w:t>
      </w:r>
      <w:r>
        <w:rPr>
          <w:rFonts w:hint="default" w:ascii="Times New Roman" w:hAnsi="Times New Roman" w:cs="Times New Roman"/>
          <w:b w:val="0"/>
          <w:bCs w:val="0"/>
          <w:sz w:val="24"/>
          <w:szCs w:val="24"/>
          <w:vertAlign w:val="superscript"/>
          <w:lang w:val="en-IN"/>
        </w:rPr>
        <w:t>12</w:t>
      </w:r>
      <w:r>
        <w:rPr>
          <w:rFonts w:hint="default" w:ascii="Times New Roman" w:hAnsi="Times New Roman" w:cs="Times New Roman"/>
          <w:b w:val="0"/>
          <w:bCs w:val="0"/>
          <w:sz w:val="24"/>
          <w:szCs w:val="24"/>
        </w:rPr>
        <w:t>, it is primarily based on secondary evidence and does not offer a comparative empirical assessment across different geographical regions, particularly in the context of Himachal Pradesh.</w:t>
      </w:r>
    </w:p>
    <w:p w14:paraId="386FECC0">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Although the study recognises the transformative role of DAY-NRLM, it pays relatively less attention to regional variations and comparative evaluation of programme outcomes.</w:t>
      </w:r>
    </w:p>
    <w:p w14:paraId="61595AB4">
      <w:pPr>
        <w:spacing w:line="360" w:lineRule="auto"/>
        <w:jc w:val="both"/>
        <w:rPr>
          <w:rFonts w:hint="default" w:ascii="Times New Roman" w:hAnsi="Times New Roman" w:cs="Times New Roman"/>
          <w:b w:val="0"/>
          <w:bCs w:val="0"/>
          <w:sz w:val="24"/>
          <w:szCs w:val="24"/>
        </w:rPr>
      </w:pPr>
    </w:p>
    <w:p w14:paraId="02B4D8F3">
      <w:pPr>
        <w:spacing w:line="360" w:lineRule="auto"/>
        <w:jc w:val="both"/>
        <w:rPr>
          <w:rFonts w:hint="default" w:ascii="Times New Roman" w:hAnsi="Times New Roman" w:cs="Times New Roman"/>
          <w:b w:val="0"/>
          <w:bCs w:val="0"/>
          <w:sz w:val="24"/>
          <w:szCs w:val="24"/>
        </w:rPr>
      </w:pPr>
    </w:p>
    <w:p w14:paraId="4F8B8DF1">
      <w:pPr>
        <w:spacing w:line="360" w:lineRule="auto"/>
        <w:jc w:val="both"/>
        <w:rPr>
          <w:rFonts w:ascii="Times New Roman" w:hAnsi="Times New Roman" w:cs="Times New Roman"/>
          <w:sz w:val="24"/>
          <w:szCs w:val="24"/>
        </w:rPr>
      </w:pPr>
      <w:r>
        <w:rPr>
          <w:rFonts w:ascii="Times New Roman" w:hAnsi="Times New Roman" w:cs="Times New Roman"/>
          <w:b/>
          <w:bCs/>
          <w:sz w:val="24"/>
          <w:szCs w:val="24"/>
        </w:rPr>
        <w:t>Khan et. al. (2025)</w:t>
      </w:r>
      <w:r>
        <w:rPr>
          <w:rFonts w:ascii="Times New Roman" w:hAnsi="Times New Roman" w:cs="Times New Roman"/>
          <w:b/>
          <w:bCs/>
          <w:sz w:val="24"/>
          <w:szCs w:val="24"/>
          <w:vertAlign w:val="superscript"/>
        </w:rPr>
        <w:t>13</w:t>
      </w:r>
      <w:r>
        <w:rPr>
          <w:rFonts w:ascii="Times New Roman" w:hAnsi="Times New Roman" w:cs="Times New Roman"/>
          <w:b/>
          <w:bCs/>
          <w:sz w:val="24"/>
          <w:szCs w:val="24"/>
        </w:rPr>
        <w:t>,</w:t>
      </w:r>
      <w:r>
        <w:rPr>
          <w:rFonts w:ascii="Times New Roman" w:hAnsi="Times New Roman" w:cs="Times New Roman"/>
          <w:sz w:val="24"/>
          <w:szCs w:val="24"/>
        </w:rPr>
        <w:t xml:space="preserve"> identify capacity building, women’s empowerment, financial inclusion, and sustainable livelihoods as core themes, revealing India as the dominant contributor and a 16 per cent annual publication growth rate. Findings highlight gaps in longitudinal work, regional impact assessments, and digital inclusion studies, guiding future research and policy directions.</w:t>
      </w:r>
    </w:p>
    <w:p w14:paraId="12A031B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analysis identifies emerging research trends and gaps but does not provide field-based empirical evidence on the effectiveness of NRLM interventions at the regional level.</w:t>
      </w:r>
    </w:p>
    <w:p w14:paraId="0413B3F1">
      <w:pPr>
        <w:spacing w:line="360" w:lineRule="auto"/>
        <w:jc w:val="both"/>
        <w:rPr>
          <w:rFonts w:hint="default" w:ascii="Times New Roman" w:hAnsi="Times New Roman" w:cs="Times New Roman"/>
          <w:sz w:val="24"/>
          <w:szCs w:val="24"/>
        </w:rPr>
      </w:pPr>
    </w:p>
    <w:p w14:paraId="325F8FB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1.2.1 Research Gap</w:t>
      </w:r>
    </w:p>
    <w:p w14:paraId="2F49BDCE">
      <w:pPr>
        <w:spacing w:line="360" w:lineRule="auto"/>
        <w:jc w:val="both"/>
        <w:rPr>
          <w:rFonts w:hint="default" w:ascii="Times New Roman" w:hAnsi="Times New Roman" w:cs="Times New Roman"/>
          <w:b/>
          <w:bCs/>
          <w:sz w:val="24"/>
          <w:szCs w:val="24"/>
        </w:rPr>
      </w:pPr>
      <w:r>
        <w:rPr>
          <w:rFonts w:hint="default" w:ascii="Times New Roman" w:hAnsi="Times New Roman" w:cs="Times New Roman"/>
          <w:b w:val="0"/>
          <w:bCs w:val="0"/>
          <w:sz w:val="24"/>
          <w:szCs w:val="24"/>
        </w:rPr>
        <w:t xml:space="preserve">The review of literature reveals that a considerable number of studies have examined the role of Self-Help Groups (SHGs), financial inclusion, women’s empowerment and the National Rural Livelihood Mission (NRLM) in different parts of India. However, most of these studies have focused on isolated dimensions such as financial inclusion, SHGs or women’s empowerment, while limited attention has been given to the integrated relationship between financial inclusion, capacity building and sustainable livelihood outcomes. Although a few studies have been conducted in Himachal Pradesh, there is a lack of comprehensive empirical evidence from the selected intensive NRLM blocks. Furthermore, comparative studies covering different geographical regions of the state are scarce. Therefore, the present study attempts to bridge these gaps by undertaking a comparative assessment of financial inclusion and capacity building among rural poor women in the selected intensive NRLM blocks of </w:t>
      </w:r>
      <w:r>
        <w:rPr>
          <w:rFonts w:hint="default" w:ascii="Times New Roman" w:hAnsi="Times New Roman" w:cs="Times New Roman"/>
          <w:b/>
          <w:bCs/>
          <w:sz w:val="24"/>
          <w:szCs w:val="24"/>
        </w:rPr>
        <w:t>Basantpur (Shimla), Mandi Sadar (Mandi) and Nurpur (Kangra).</w:t>
      </w:r>
    </w:p>
    <w:p w14:paraId="2B5B0186">
      <w:pPr>
        <w:spacing w:line="360" w:lineRule="auto"/>
        <w:jc w:val="both"/>
        <w:rPr>
          <w:rFonts w:hint="default" w:ascii="Times New Roman" w:hAnsi="Times New Roman" w:cs="Times New Roman"/>
          <w:b/>
          <w:bCs/>
          <w:sz w:val="24"/>
          <w:szCs w:val="24"/>
        </w:rPr>
      </w:pPr>
    </w:p>
    <w:p w14:paraId="3DF3AA08">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Research Gap Points</w:t>
      </w:r>
    </w:p>
    <w:p w14:paraId="0832D2A6">
      <w:pPr>
        <w:spacing w:line="360" w:lineRule="auto"/>
        <w:jc w:val="both"/>
        <w:rPr>
          <w:rFonts w:hint="default" w:ascii="Times New Roman" w:hAnsi="Times New Roman" w:cs="Times New Roman"/>
          <w:b/>
          <w:bCs/>
          <w:sz w:val="28"/>
          <w:szCs w:val="28"/>
        </w:rPr>
      </w:pPr>
    </w:p>
    <w:p w14:paraId="4C479703">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 Lack of comprehensive empirical studies on financial inclusion and capacity building in the selected intensive NRLM blocks of Himachal Pradesh.</w:t>
      </w:r>
    </w:p>
    <w:p w14:paraId="0730F079">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II. Limited integration of financial inclusion, capacity building and livelihood outcomes within a single analytical framework.</w:t>
      </w:r>
    </w:p>
    <w:p w14:paraId="7A8475D4">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III. Lack of comparative studies across the upper, central and lower hill regions of Himachal Pradesh.</w:t>
      </w:r>
    </w:p>
    <w:p w14:paraId="3F701FA8">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IV. Limited evidence on the long-term effectiveness and sustainability of NRLM interventions in intensive implementation areas.</w:t>
      </w:r>
    </w:p>
    <w:p w14:paraId="3D0C0A5A">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 Insufficient examination of the role of Community-Based Organisations (SHGs, VOs and CLFs) in promoting financial inclusion, capacity building and women’s empowerment.</w:t>
      </w:r>
    </w:p>
    <w:p w14:paraId="3A60AEB6">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VI. Limited policy-oriented evidence for strengthening NRLM implementation in geographically diverse regions of Himachal Pradesh.</w:t>
      </w:r>
    </w:p>
    <w:p w14:paraId="05C42985">
      <w:pPr>
        <w:spacing w:line="360" w:lineRule="auto"/>
        <w:jc w:val="both"/>
        <w:rPr>
          <w:rFonts w:hint="default" w:ascii="Times New Roman" w:hAnsi="Times New Roman" w:cs="Times New Roman"/>
          <w:b w:val="0"/>
          <w:bCs w:val="0"/>
          <w:sz w:val="24"/>
          <w:szCs w:val="24"/>
        </w:rPr>
      </w:pPr>
    </w:p>
    <w:p w14:paraId="55895A9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1.2.2 </w:t>
      </w:r>
      <w:bookmarkStart w:id="0" w:name="_Hlk217980263"/>
      <w:r>
        <w:rPr>
          <w:rFonts w:ascii="Times New Roman" w:hAnsi="Times New Roman" w:cs="Times New Roman"/>
          <w:b/>
          <w:bCs/>
          <w:sz w:val="28"/>
          <w:szCs w:val="28"/>
        </w:rPr>
        <w:t>Statement of the Research Problem</w:t>
      </w:r>
    </w:p>
    <w:p w14:paraId="2C56AF90">
      <w:pPr>
        <w:spacing w:line="360" w:lineRule="auto"/>
        <w:jc w:val="both"/>
        <w:rPr>
          <w:rFonts w:ascii="Times New Roman" w:hAnsi="Times New Roman" w:cs="Times New Roman"/>
          <w:b/>
          <w:bCs/>
          <w:sz w:val="28"/>
          <w:szCs w:val="28"/>
        </w:rPr>
      </w:pPr>
    </w:p>
    <w:p w14:paraId="3AF82048">
      <w:pPr>
        <w:numPr>
          <w:ilvl w:val="0"/>
          <w:numId w:val="2"/>
        </w:numPr>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National Rural Livelihood Mission (NRLM) has emerged as an important programme for promoting financial inclusion, capacity building and sustainable livelihood opportunities among rural poor women through Self-Help Groups (SHGs). However, there is limited empirical evidence regarding the effectiveness of these interventions in the selected intensive NRLM blocks of Himachal Pradesh.</w:t>
      </w:r>
    </w:p>
    <w:p w14:paraId="7CB03514">
      <w:pPr>
        <w:numPr>
          <w:ilvl w:val="0"/>
          <w:numId w:val="0"/>
        </w:numPr>
        <w:spacing w:line="360" w:lineRule="auto"/>
        <w:ind w:leftChars="0"/>
        <w:jc w:val="both"/>
        <w:rPr>
          <w:rFonts w:hint="default" w:ascii="Times New Roman" w:hAnsi="Times New Roman" w:cs="Times New Roman"/>
          <w:b w:val="0"/>
          <w:bCs w:val="0"/>
          <w:sz w:val="24"/>
          <w:szCs w:val="24"/>
        </w:rPr>
      </w:pPr>
    </w:p>
    <w:p w14:paraId="7698A0AB">
      <w:pPr>
        <w:numPr>
          <w:ilvl w:val="0"/>
          <w:numId w:val="2"/>
        </w:numPr>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Although a large number of rural women have been linked with formal financial institutions through SHGs, mere access to financial services does not necessarily translate into effective utilization, economic empowerment or sustainable livelihood improvement.</w:t>
      </w:r>
    </w:p>
    <w:p w14:paraId="638EAC97">
      <w:pPr>
        <w:numPr>
          <w:ilvl w:val="0"/>
          <w:numId w:val="0"/>
        </w:numPr>
        <w:spacing w:line="360" w:lineRule="auto"/>
        <w:ind w:leftChars="0"/>
        <w:jc w:val="both"/>
        <w:rPr>
          <w:rFonts w:hint="default" w:ascii="Times New Roman" w:hAnsi="Times New Roman" w:cs="Times New Roman"/>
          <w:b w:val="0"/>
          <w:bCs w:val="0"/>
          <w:sz w:val="24"/>
          <w:szCs w:val="24"/>
        </w:rPr>
      </w:pPr>
    </w:p>
    <w:p w14:paraId="5AF26B7B">
      <w:pPr>
        <w:numPr>
          <w:ilvl w:val="0"/>
          <w:numId w:val="2"/>
        </w:numPr>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Capacity-building interventions under NRLM, including financial literacy, skill development, entrepreneurship development and leadership training, may produce different outcomes across geographical regions because of variations in socio-economic conditions, institutional support and livelihood opportunities.</w:t>
      </w:r>
    </w:p>
    <w:p w14:paraId="66EFB41C">
      <w:pPr>
        <w:numPr>
          <w:ilvl w:val="0"/>
          <w:numId w:val="0"/>
        </w:numPr>
        <w:spacing w:line="360" w:lineRule="auto"/>
        <w:ind w:leftChars="0"/>
        <w:jc w:val="both"/>
        <w:rPr>
          <w:rFonts w:hint="default" w:ascii="Times New Roman" w:hAnsi="Times New Roman" w:cs="Times New Roman"/>
          <w:b w:val="0"/>
          <w:bCs w:val="0"/>
          <w:sz w:val="24"/>
          <w:szCs w:val="24"/>
        </w:rPr>
      </w:pPr>
    </w:p>
    <w:p w14:paraId="29C71B8C">
      <w:pPr>
        <w:numPr>
          <w:ilvl w:val="0"/>
          <w:numId w:val="2"/>
        </w:numPr>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There is limited comparative evidence on the combined effect of financial inclusion and capacity-building interventions on women's socio-economic development in the selected intensive NRLM blocks of Himachal Pradesh.</w:t>
      </w:r>
    </w:p>
    <w:p w14:paraId="24B5814F">
      <w:pPr>
        <w:numPr>
          <w:ilvl w:val="0"/>
          <w:numId w:val="0"/>
        </w:numPr>
        <w:spacing w:line="360" w:lineRule="auto"/>
        <w:ind w:leftChars="0"/>
        <w:jc w:val="both"/>
        <w:rPr>
          <w:rFonts w:hint="default" w:ascii="Times New Roman" w:hAnsi="Times New Roman" w:cs="Times New Roman"/>
          <w:b w:val="0"/>
          <w:bCs w:val="0"/>
          <w:sz w:val="24"/>
          <w:szCs w:val="24"/>
        </w:rPr>
      </w:pPr>
    </w:p>
    <w:p w14:paraId="2EB5FDE6">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Therefore, the present study seeks to examine the effectiveness of NRLM in promoting financial inclusion and capacity building among rural  women through a comparative analysis of the selected intensive blocks of Basantpur (Shimla), Mandi Sadar (Mandi) and Nurpur (Kangra). The findings of the study are expected to provide useful inputs for strengthening policy formulation and programme implementation.</w:t>
      </w:r>
    </w:p>
    <w:p w14:paraId="272CD91E">
      <w:pPr>
        <w:spacing w:line="360" w:lineRule="auto"/>
        <w:jc w:val="both"/>
        <w:rPr>
          <w:rFonts w:hint="default" w:ascii="Times New Roman" w:hAnsi="Times New Roman" w:cs="Times New Roman"/>
          <w:b w:val="0"/>
          <w:bCs w:val="0"/>
          <w:sz w:val="24"/>
          <w:szCs w:val="24"/>
        </w:rPr>
      </w:pPr>
    </w:p>
    <w:p w14:paraId="6B2C19A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1.3 Significance of the Study </w:t>
      </w:r>
    </w:p>
    <w:p w14:paraId="0551C0A8">
      <w:pPr>
        <w:spacing w:line="360" w:lineRule="auto"/>
        <w:jc w:val="both"/>
        <w:rPr>
          <w:rFonts w:ascii="Times New Roman" w:hAnsi="Times New Roman" w:cs="Times New Roman"/>
          <w:b/>
          <w:bCs/>
          <w:sz w:val="28"/>
          <w:szCs w:val="28"/>
        </w:rPr>
      </w:pPr>
    </w:p>
    <w:p w14:paraId="367F2707">
      <w:pPr>
        <w:spacing w:line="360" w:lineRule="auto"/>
        <w:jc w:val="both"/>
        <w:rPr>
          <w:rFonts w:hint="default" w:ascii="Times New Roman" w:hAnsi="Times New Roman" w:cs="Times New Roman"/>
          <w:sz w:val="24"/>
          <w:szCs w:val="24"/>
        </w:rPr>
      </w:pPr>
      <w:r>
        <w:rPr>
          <w:rFonts w:ascii="Times New Roman" w:hAnsi="Times New Roman" w:cs="Times New Roman"/>
          <w:sz w:val="24"/>
          <w:szCs w:val="24"/>
        </w:rPr>
        <w:t xml:space="preserve">  </w:t>
      </w:r>
      <w:r>
        <w:rPr>
          <w:rFonts w:hint="default" w:ascii="Times New Roman" w:hAnsi="Times New Roman" w:cs="Times New Roman"/>
          <w:sz w:val="24"/>
          <w:szCs w:val="24"/>
        </w:rPr>
        <w:t xml:space="preserve">The significance of this study lies in its integrated approach to evaluating how financial inclusion and capacity building jointly drive sustainable livelihood outcomes for rural women.  </w:t>
      </w:r>
    </w:p>
    <w:p w14:paraId="6A19F57B">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​The specific importance of the research includes:</w:t>
      </w:r>
    </w:p>
    <w:p w14:paraId="5F68F75C">
      <w:pPr>
        <w:spacing w:line="360" w:lineRule="auto"/>
        <w:jc w:val="both"/>
        <w:rPr>
          <w:rFonts w:hint="default" w:ascii="Times New Roman" w:hAnsi="Times New Roman" w:cs="Times New Roman"/>
          <w:b/>
          <w:bCs/>
          <w:sz w:val="24"/>
          <w:szCs w:val="24"/>
        </w:rPr>
      </w:pPr>
    </w:p>
    <w:p w14:paraId="3CCE3FE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b/>
          <w:bCs/>
          <w:sz w:val="24"/>
          <w:szCs w:val="24"/>
        </w:rPr>
        <w:t>Geographical Insights for Hill Economies:</w:t>
      </w:r>
      <w:r>
        <w:rPr>
          <w:rFonts w:hint="default" w:ascii="Times New Roman" w:hAnsi="Times New Roman" w:cs="Times New Roman"/>
          <w:sz w:val="24"/>
          <w:szCs w:val="24"/>
        </w:rPr>
        <w:t xml:space="preserve"> Unlike generalized studies, this research provides a comparative analysis across the upper, central, and lower hill regions of Himachal Pradesh, showcasing how distinct topography and socio-economic conditions affect scheme implementation.</w:t>
      </w:r>
    </w:p>
    <w:p w14:paraId="3A340356">
      <w:pPr>
        <w:spacing w:line="360" w:lineRule="auto"/>
        <w:jc w:val="both"/>
        <w:rPr>
          <w:rFonts w:hint="default" w:ascii="Times New Roman" w:hAnsi="Times New Roman" w:cs="Times New Roman"/>
          <w:sz w:val="24"/>
          <w:szCs w:val="24"/>
        </w:rPr>
      </w:pPr>
    </w:p>
    <w:p w14:paraId="5FC3B300">
      <w:pPr>
        <w:spacing w:line="360" w:lineRule="auto"/>
        <w:ind w:left="360" w:hanging="360" w:hangingChars="15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b/>
          <w:bCs/>
          <w:sz w:val="24"/>
          <w:szCs w:val="24"/>
        </w:rPr>
        <w:t xml:space="preserve">Empirical Feedback for DAY-NRLM: </w:t>
      </w:r>
      <w:r>
        <w:rPr>
          <w:rFonts w:hint="default" w:ascii="Times New Roman" w:hAnsi="Times New Roman" w:cs="Times New Roman"/>
          <w:sz w:val="24"/>
          <w:szCs w:val="24"/>
        </w:rPr>
        <w:t>The findings will provide data-driven feedback to</w:t>
      </w:r>
      <w:r>
        <w:rPr>
          <w:rFonts w:hint="default" w:ascii="Times New Roman" w:hAnsi="Times New Roman" w:cs="Times New Roman"/>
          <w:sz w:val="24"/>
          <w:szCs w:val="24"/>
          <w:lang w:val="en-IN"/>
        </w:rPr>
        <w:t xml:space="preserve"> the Ministery of Rural Development </w:t>
      </w:r>
      <w:r>
        <w:rPr>
          <w:rFonts w:hint="default" w:ascii="Times New Roman" w:hAnsi="Times New Roman" w:cs="Times New Roman"/>
          <w:sz w:val="24"/>
          <w:szCs w:val="24"/>
        </w:rPr>
        <w:t>and HPSRLM, helping policymakers address regional bottlenecks and refine institutional strategies for mountainous states.</w:t>
      </w:r>
    </w:p>
    <w:p w14:paraId="0C064E77">
      <w:pPr>
        <w:spacing w:line="360" w:lineRule="auto"/>
        <w:ind w:left="360" w:hanging="360" w:hangingChars="150"/>
        <w:jc w:val="both"/>
        <w:rPr>
          <w:rFonts w:hint="default" w:ascii="Times New Roman" w:hAnsi="Times New Roman" w:cs="Times New Roman"/>
          <w:sz w:val="24"/>
          <w:szCs w:val="24"/>
        </w:rPr>
      </w:pPr>
    </w:p>
    <w:p w14:paraId="3E7CA9F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b/>
          <w:bCs/>
          <w:sz w:val="24"/>
          <w:szCs w:val="24"/>
        </w:rPr>
        <w:t>Strengthening Community Institutions:</w:t>
      </w:r>
      <w:r>
        <w:rPr>
          <w:rFonts w:hint="default" w:ascii="Times New Roman" w:hAnsi="Times New Roman" w:cs="Times New Roman"/>
          <w:sz w:val="24"/>
          <w:szCs w:val="24"/>
        </w:rPr>
        <w:t xml:space="preserve"> It evaluates the operational efficiency of the Self-Help Group (SHG) ecosystem</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including Village Organisations (VOs) and Cluster Level Federations (CLFs)</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in fostering digital financial literacy and grassroot leadership.</w:t>
      </w:r>
    </w:p>
    <w:p w14:paraId="7891087A">
      <w:pPr>
        <w:spacing w:line="360" w:lineRule="auto"/>
        <w:jc w:val="both"/>
        <w:rPr>
          <w:rFonts w:hint="default" w:ascii="Times New Roman" w:hAnsi="Times New Roman" w:cs="Times New Roman"/>
          <w:sz w:val="24"/>
          <w:szCs w:val="24"/>
        </w:rPr>
      </w:pPr>
    </w:p>
    <w:p w14:paraId="327AB4EA">
      <w:pPr>
        <w:spacing w:line="36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rPr>
        <w:t>​​</w:t>
      </w:r>
      <w:r>
        <w:rPr>
          <w:rFonts w:hint="default" w:ascii="Times New Roman" w:hAnsi="Times New Roman" w:cs="Times New Roman"/>
          <w:b/>
          <w:bCs/>
          <w:sz w:val="24"/>
          <w:szCs w:val="24"/>
        </w:rPr>
        <w:t>Improving Bank-Linkage Models:</w:t>
      </w:r>
      <w:r>
        <w:rPr>
          <w:rFonts w:hint="default" w:ascii="Times New Roman" w:hAnsi="Times New Roman" w:cs="Times New Roman"/>
          <w:sz w:val="24"/>
          <w:szCs w:val="24"/>
        </w:rPr>
        <w:t xml:space="preserve"> By analyzing credit absorption and repayment behaviors, the study will assist formal banking institutions and NABARD in refining credit delivery models for rural micro-entrepreneurs</w:t>
      </w:r>
      <w:r>
        <w:rPr>
          <w:rFonts w:hint="default" w:ascii="Times New Roman" w:hAnsi="Times New Roman" w:cs="Times New Roman"/>
          <w:sz w:val="24"/>
          <w:szCs w:val="24"/>
          <w:lang w:val="en-IN"/>
        </w:rPr>
        <w:t>.</w:t>
      </w:r>
    </w:p>
    <w:p w14:paraId="6C7C434E">
      <w:pPr>
        <w:spacing w:line="360" w:lineRule="auto"/>
        <w:jc w:val="both"/>
        <w:rPr>
          <w:rFonts w:hint="default" w:ascii="Times New Roman" w:hAnsi="Times New Roman" w:cs="Times New Roman"/>
          <w:sz w:val="24"/>
          <w:szCs w:val="24"/>
          <w:lang w:val="en-IN"/>
        </w:rPr>
      </w:pPr>
    </w:p>
    <w:p w14:paraId="6DFA58CC">
      <w:pPr>
        <w:spacing w:line="360" w:lineRule="auto"/>
        <w:jc w:val="both"/>
        <w:rPr>
          <w:rFonts w:hint="default" w:ascii="Times New Roman" w:hAnsi="Times New Roman" w:cs="Times New Roman"/>
          <w:sz w:val="24"/>
          <w:szCs w:val="24"/>
          <w:lang w:val="en-IN"/>
        </w:rPr>
      </w:pPr>
    </w:p>
    <w:p w14:paraId="3E7A786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1.4 Scope of the Study</w:t>
      </w:r>
    </w:p>
    <w:p w14:paraId="260EDFE7">
      <w:pPr>
        <w:spacing w:line="360" w:lineRule="auto"/>
        <w:jc w:val="both"/>
        <w:rPr>
          <w:rFonts w:ascii="Times New Roman" w:hAnsi="Times New Roman" w:cs="Times New Roman"/>
          <w:b/>
          <w:bCs/>
          <w:sz w:val="28"/>
          <w:szCs w:val="28"/>
        </w:rPr>
      </w:pPr>
    </w:p>
    <w:p w14:paraId="5775CB21">
      <w:pPr>
        <w:spacing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 xml:space="preserve">The study is confined to the selected </w:t>
      </w:r>
      <w:r>
        <w:rPr>
          <w:rFonts w:hint="default" w:ascii="Times New Roman" w:hAnsi="Times New Roman" w:cs="Times New Roman"/>
          <w:sz w:val="24"/>
          <w:szCs w:val="24"/>
          <w:lang w:val="en-US"/>
        </w:rPr>
        <w:t>intensive blocks</w:t>
      </w:r>
      <w:r>
        <w:rPr>
          <w:rFonts w:hint="default" w:ascii="Times New Roman" w:hAnsi="Times New Roman" w:cs="Times New Roman"/>
          <w:sz w:val="24"/>
          <w:szCs w:val="24"/>
          <w:lang w:val="en-IN"/>
        </w:rPr>
        <w:t xml:space="preserve"> Basantpur</w:t>
      </w:r>
      <w:r>
        <w:rPr>
          <w:rFonts w:hint="default" w:ascii="Times New Roman" w:hAnsi="Times New Roman" w:cs="Times New Roman"/>
          <w:sz w:val="24"/>
          <w:szCs w:val="24"/>
          <w:lang w:val="en-US"/>
        </w:rPr>
        <w:t xml:space="preserve"> of </w:t>
      </w:r>
      <w:r>
        <w:rPr>
          <w:rFonts w:ascii="Times New Roman" w:hAnsi="Times New Roman" w:cs="Times New Roman"/>
          <w:sz w:val="24"/>
          <w:szCs w:val="24"/>
        </w:rPr>
        <w:t xml:space="preserve"> Shimla</w:t>
      </w:r>
      <w:r>
        <w:rPr>
          <w:rFonts w:hint="default" w:ascii="Times New Roman" w:hAnsi="Times New Roman" w:cs="Times New Roman"/>
          <w:sz w:val="24"/>
          <w:szCs w:val="24"/>
          <w:lang w:val="en-IN"/>
        </w:rPr>
        <w:t xml:space="preserve"> District </w:t>
      </w:r>
      <w:r>
        <w:rPr>
          <w:rFonts w:hint="default" w:ascii="Times New Roman" w:hAnsi="Times New Roman" w:cs="Times New Roman"/>
          <w:sz w:val="24"/>
          <w:szCs w:val="24"/>
          <w:lang w:val="en-US"/>
        </w:rPr>
        <w:t xml:space="preserve">,Mandi </w:t>
      </w:r>
      <w:r>
        <w:rPr>
          <w:rFonts w:hint="default" w:ascii="Times New Roman" w:hAnsi="Times New Roman" w:cs="Times New Roman"/>
          <w:sz w:val="24"/>
          <w:szCs w:val="24"/>
          <w:lang w:val="en-IN"/>
        </w:rPr>
        <w:t xml:space="preserve">Sadar  of Mandi District </w:t>
      </w:r>
      <w:r>
        <w:rPr>
          <w:rFonts w:hint="default" w:ascii="Times New Roman" w:hAnsi="Times New Roman" w:cs="Times New Roman"/>
          <w:sz w:val="24"/>
          <w:szCs w:val="24"/>
          <w:lang w:val="en-US"/>
        </w:rPr>
        <w:t>&amp;</w:t>
      </w:r>
      <w:r>
        <w:rPr>
          <w:rFonts w:hint="default" w:ascii="Times New Roman" w:hAnsi="Times New Roman" w:cs="Times New Roman"/>
          <w:sz w:val="24"/>
          <w:szCs w:val="24"/>
          <w:lang w:val="en-IN"/>
        </w:rPr>
        <w:t xml:space="preserve"> Nurpur of </w:t>
      </w:r>
      <w:r>
        <w:rPr>
          <w:rFonts w:hint="default" w:ascii="Times New Roman" w:hAnsi="Times New Roman" w:cs="Times New Roman"/>
          <w:sz w:val="24"/>
          <w:szCs w:val="24"/>
          <w:lang w:val="en-US"/>
        </w:rPr>
        <w:t xml:space="preserve"> Kangra District of </w:t>
      </w:r>
      <w:r>
        <w:rPr>
          <w:rFonts w:ascii="Times New Roman" w:hAnsi="Times New Roman" w:cs="Times New Roman"/>
          <w:sz w:val="24"/>
          <w:szCs w:val="24"/>
        </w:rPr>
        <w:t xml:space="preserve"> Himachal Pradesh, </w:t>
      </w:r>
      <w:r>
        <w:rPr>
          <w:rFonts w:hint="default" w:ascii="Times New Roman" w:hAnsi="Times New Roman" w:cs="Times New Roman"/>
          <w:sz w:val="24"/>
          <w:szCs w:val="24"/>
          <w:lang w:val="en-US"/>
        </w:rPr>
        <w:t xml:space="preserve">representing the upper ,Central and Lower regions of the state respectively .The study focuses exclusively on Rural Women beneficiaries mobilized under DAY-NRLM.It evaluates the Financial as well as the </w:t>
      </w:r>
      <w:r>
        <w:rPr>
          <w:rFonts w:hint="default" w:ascii="Times New Roman" w:hAnsi="Times New Roman" w:cs="Times New Roman"/>
          <w:sz w:val="24"/>
          <w:szCs w:val="24"/>
          <w:lang w:val="en-IN"/>
        </w:rPr>
        <w:t>sustainability</w:t>
      </w:r>
      <w:r>
        <w:rPr>
          <w:rFonts w:hint="default" w:ascii="Times New Roman" w:hAnsi="Times New Roman" w:cs="Times New Roman"/>
          <w:sz w:val="24"/>
          <w:szCs w:val="24"/>
          <w:lang w:val="en-US"/>
        </w:rPr>
        <w:t xml:space="preserve"> of institutional Support.The Scope of the study covers the </w:t>
      </w:r>
      <w:r>
        <w:rPr>
          <w:rFonts w:hint="default" w:ascii="Times New Roman" w:hAnsi="Times New Roman" w:cs="Times New Roman"/>
          <w:sz w:val="24"/>
          <w:szCs w:val="24"/>
          <w:lang w:val="en-IN"/>
        </w:rPr>
        <w:t>activities</w:t>
      </w:r>
      <w:r>
        <w:rPr>
          <w:rFonts w:hint="default" w:ascii="Times New Roman" w:hAnsi="Times New Roman" w:cs="Times New Roman"/>
          <w:sz w:val="24"/>
          <w:szCs w:val="24"/>
          <w:lang w:val="en-US"/>
        </w:rPr>
        <w:t xml:space="preserve"> of NRLM From 2015 to 2024. </w:t>
      </w:r>
    </w:p>
    <w:p w14:paraId="5C0441F0">
      <w:pPr>
        <w:spacing w:line="360" w:lineRule="auto"/>
        <w:jc w:val="both"/>
        <w:rPr>
          <w:rFonts w:hint="default" w:ascii="Times New Roman" w:hAnsi="Times New Roman" w:cs="Times New Roman"/>
          <w:sz w:val="24"/>
          <w:szCs w:val="24"/>
          <w:lang w:val="en-US"/>
        </w:rPr>
      </w:pPr>
    </w:p>
    <w:p w14:paraId="75F279AC">
      <w:pPr>
        <w:spacing w:line="360" w:lineRule="auto"/>
        <w:jc w:val="both"/>
        <w:rPr>
          <w:rFonts w:ascii="Times New Roman" w:hAnsi="Times New Roman" w:cs="Times New Roman"/>
          <w:sz w:val="24"/>
          <w:szCs w:val="24"/>
        </w:rPr>
      </w:pPr>
    </w:p>
    <w:p w14:paraId="1E5FEBCF">
      <w:pPr>
        <w:spacing w:line="360" w:lineRule="auto"/>
        <w:jc w:val="both"/>
        <w:rPr>
          <w:rFonts w:ascii="Times New Roman" w:hAnsi="Times New Roman" w:cs="Times New Roman"/>
          <w:sz w:val="24"/>
          <w:szCs w:val="24"/>
        </w:rPr>
      </w:pPr>
    </w:p>
    <w:p w14:paraId="468A3BF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1.5 Research Questions</w:t>
      </w:r>
    </w:p>
    <w:p w14:paraId="3DEBFFD1">
      <w:pPr>
        <w:spacing w:line="360" w:lineRule="auto"/>
        <w:jc w:val="both"/>
        <w:rPr>
          <w:rFonts w:ascii="Times New Roman" w:hAnsi="Times New Roman" w:cs="Times New Roman"/>
          <w:b/>
          <w:bCs/>
          <w:sz w:val="24"/>
          <w:szCs w:val="24"/>
        </w:rPr>
      </w:pPr>
    </w:p>
    <w:p w14:paraId="3DBE644E">
      <w:pPr>
        <w:pStyle w:val="31"/>
        <w:numPr>
          <w:ilvl w:val="0"/>
          <w:numId w:val="3"/>
        </w:numPr>
        <w:spacing w:line="360" w:lineRule="auto"/>
        <w:jc w:val="both"/>
        <w:rPr>
          <w:rFonts w:ascii="Times New Roman" w:hAnsi="Times New Roman" w:cs="Times New Roman"/>
          <w:sz w:val="24"/>
          <w:szCs w:val="24"/>
        </w:rPr>
      </w:pPr>
      <w:r>
        <w:rPr>
          <w:rFonts w:hint="default" w:ascii="Times New Roman" w:hAnsi="Times New Roman" w:cs="Times New Roman"/>
          <w:b/>
          <w:bCs/>
          <w:sz w:val="24"/>
          <w:szCs w:val="24"/>
          <w:lang w:val="en-IN"/>
        </w:rPr>
        <w:t>Overall Efficency :</w:t>
      </w:r>
      <w:r>
        <w:rPr>
          <w:rFonts w:ascii="Times New Roman" w:hAnsi="Times New Roman" w:cs="Times New Roman"/>
          <w:b w:val="0"/>
          <w:bCs w:val="0"/>
          <w:sz w:val="24"/>
          <w:szCs w:val="24"/>
        </w:rPr>
        <w:t xml:space="preserve">How </w:t>
      </w:r>
      <w:r>
        <w:rPr>
          <w:rFonts w:ascii="Times New Roman" w:hAnsi="Times New Roman" w:cs="Times New Roman"/>
          <w:sz w:val="24"/>
          <w:szCs w:val="24"/>
        </w:rPr>
        <w:t>effective is the National Rural Livelihood Mission (NRLM) in promoting financial inclusion and capacity building among rural women in Himachal Pradesh?</w:t>
      </w:r>
    </w:p>
    <w:p w14:paraId="79628AD2">
      <w:pPr>
        <w:pStyle w:val="31"/>
        <w:numPr>
          <w:ilvl w:val="0"/>
          <w:numId w:val="0"/>
        </w:numPr>
        <w:spacing w:line="360" w:lineRule="auto"/>
        <w:ind w:left="360" w:leftChars="0"/>
        <w:jc w:val="both"/>
        <w:rPr>
          <w:rFonts w:ascii="Times New Roman" w:hAnsi="Times New Roman" w:cs="Times New Roman"/>
          <w:sz w:val="24"/>
          <w:szCs w:val="24"/>
        </w:rPr>
      </w:pPr>
    </w:p>
    <w:p w14:paraId="113B2B09">
      <w:pPr>
        <w:pStyle w:val="31"/>
        <w:numPr>
          <w:ilvl w:val="0"/>
          <w:numId w:val="3"/>
        </w:numPr>
        <w:spacing w:line="360" w:lineRule="auto"/>
        <w:jc w:val="both"/>
        <w:rPr>
          <w:rFonts w:ascii="Times New Roman" w:hAnsi="Times New Roman" w:cs="Times New Roman"/>
          <w:sz w:val="24"/>
          <w:szCs w:val="24"/>
        </w:rPr>
      </w:pPr>
      <w:r>
        <w:rPr>
          <w:rFonts w:hint="default" w:ascii="Times New Roman" w:hAnsi="Times New Roman" w:cs="Times New Roman"/>
          <w:b/>
          <w:bCs/>
          <w:sz w:val="24"/>
          <w:szCs w:val="24"/>
          <w:lang w:val="en-IN"/>
        </w:rPr>
        <w:t xml:space="preserve">Financial Penetration : </w:t>
      </w:r>
      <w:r>
        <w:rPr>
          <w:rFonts w:ascii="Times New Roman" w:hAnsi="Times New Roman" w:cs="Times New Roman"/>
          <w:sz w:val="24"/>
          <w:szCs w:val="24"/>
        </w:rPr>
        <w:t>To what extent has financial inclusion improved among rural poor women in terms of savings, bank account ownership, access to credit, insurance coverage, and digital financial services?</w:t>
      </w:r>
    </w:p>
    <w:p w14:paraId="217D6A32">
      <w:pPr>
        <w:pStyle w:val="31"/>
        <w:numPr>
          <w:ilvl w:val="0"/>
          <w:numId w:val="0"/>
        </w:numPr>
        <w:spacing w:line="360" w:lineRule="auto"/>
        <w:ind w:left="360" w:leftChars="0"/>
        <w:jc w:val="both"/>
        <w:rPr>
          <w:rFonts w:ascii="Times New Roman" w:hAnsi="Times New Roman" w:cs="Times New Roman"/>
          <w:sz w:val="24"/>
          <w:szCs w:val="24"/>
        </w:rPr>
      </w:pPr>
    </w:p>
    <w:p w14:paraId="34A2B992">
      <w:pPr>
        <w:pStyle w:val="31"/>
        <w:numPr>
          <w:ilvl w:val="0"/>
          <w:numId w:val="3"/>
        </w:numPr>
        <w:spacing w:line="360" w:lineRule="auto"/>
        <w:jc w:val="both"/>
        <w:rPr>
          <w:rFonts w:ascii="Times New Roman" w:hAnsi="Times New Roman" w:cs="Times New Roman"/>
          <w:sz w:val="24"/>
          <w:szCs w:val="24"/>
        </w:rPr>
      </w:pPr>
      <w:r>
        <w:rPr>
          <w:rFonts w:hint="default" w:ascii="Times New Roman" w:hAnsi="Times New Roman" w:cs="Times New Roman"/>
          <w:b/>
          <w:bCs/>
          <w:sz w:val="24"/>
          <w:szCs w:val="24"/>
          <w:lang w:val="en-IN"/>
        </w:rPr>
        <w:t>Bank Linkeage Impact:</w:t>
      </w:r>
      <w:r>
        <w:rPr>
          <w:rFonts w:ascii="Times New Roman" w:hAnsi="Times New Roman" w:cs="Times New Roman"/>
          <w:b/>
          <w:bCs/>
          <w:sz w:val="24"/>
          <w:szCs w:val="24"/>
        </w:rPr>
        <w:t xml:space="preserve"> </w:t>
      </w:r>
      <w:r>
        <w:rPr>
          <w:rFonts w:ascii="Times New Roman" w:hAnsi="Times New Roman" w:cs="Times New Roman"/>
          <w:sz w:val="24"/>
          <w:szCs w:val="24"/>
        </w:rPr>
        <w:t>What is the impact of the Self-Help Group (SHG)</w:t>
      </w:r>
      <w:r>
        <w:rPr>
          <w:rFonts w:hint="default" w:ascii="Times New Roman" w:hAnsi="Times New Roman" w:cs="Times New Roman"/>
          <w:sz w:val="24"/>
          <w:szCs w:val="24"/>
          <w:lang w:val="en-IN"/>
        </w:rPr>
        <w:t xml:space="preserve"> </w:t>
      </w:r>
      <w:r>
        <w:rPr>
          <w:rFonts w:ascii="Times New Roman" w:hAnsi="Times New Roman" w:cs="Times New Roman"/>
          <w:sz w:val="24"/>
          <w:szCs w:val="24"/>
        </w:rPr>
        <w:t>Bank linkage programme on income, saving behaviour, credit utilization, and repayment capacity of women SHG members?</w:t>
      </w:r>
    </w:p>
    <w:p w14:paraId="2F301FAE">
      <w:pPr>
        <w:pStyle w:val="31"/>
        <w:numPr>
          <w:ilvl w:val="0"/>
          <w:numId w:val="0"/>
        </w:numPr>
        <w:spacing w:line="360" w:lineRule="auto"/>
        <w:jc w:val="both"/>
        <w:rPr>
          <w:rFonts w:ascii="Times New Roman" w:hAnsi="Times New Roman" w:cs="Times New Roman"/>
          <w:sz w:val="24"/>
          <w:szCs w:val="24"/>
        </w:rPr>
      </w:pPr>
    </w:p>
    <w:p w14:paraId="100E17A1">
      <w:pPr>
        <w:pStyle w:val="31"/>
        <w:numPr>
          <w:ilvl w:val="0"/>
          <w:numId w:val="3"/>
        </w:numPr>
        <w:spacing w:line="360" w:lineRule="auto"/>
        <w:jc w:val="both"/>
        <w:rPr>
          <w:rFonts w:ascii="Times New Roman" w:hAnsi="Times New Roman" w:cs="Times New Roman"/>
          <w:sz w:val="24"/>
          <w:szCs w:val="24"/>
        </w:rPr>
      </w:pPr>
      <w:r>
        <w:rPr>
          <w:rFonts w:hint="default" w:ascii="Times New Roman" w:hAnsi="Times New Roman" w:cs="Times New Roman"/>
          <w:sz w:val="24"/>
          <w:szCs w:val="24"/>
          <w:lang w:val="en-IN"/>
        </w:rPr>
        <w:t xml:space="preserve"> </w:t>
      </w:r>
      <w:r>
        <w:rPr>
          <w:rFonts w:hint="default" w:ascii="Times New Roman" w:hAnsi="Times New Roman" w:cs="Times New Roman"/>
          <w:b/>
          <w:bCs/>
          <w:sz w:val="24"/>
          <w:szCs w:val="24"/>
          <w:lang w:val="en-IN"/>
        </w:rPr>
        <w:t xml:space="preserve">Capacity Building Assesment : </w:t>
      </w:r>
      <w:r>
        <w:rPr>
          <w:rFonts w:ascii="Times New Roman" w:hAnsi="Times New Roman" w:cs="Times New Roman"/>
          <w:sz w:val="24"/>
          <w:szCs w:val="24"/>
        </w:rPr>
        <w:t>What types of capacity-building interventions</w:t>
      </w:r>
      <w:r>
        <w:rPr>
          <w:rFonts w:hint="default" w:ascii="Times New Roman" w:hAnsi="Times New Roman" w:cs="Times New Roman"/>
          <w:sz w:val="24"/>
          <w:szCs w:val="24"/>
          <w:lang w:val="en-IN"/>
        </w:rPr>
        <w:t xml:space="preserve"> </w:t>
      </w:r>
      <w:r>
        <w:rPr>
          <w:rFonts w:ascii="Times New Roman" w:hAnsi="Times New Roman" w:cs="Times New Roman"/>
          <w:sz w:val="24"/>
          <w:szCs w:val="24"/>
        </w:rPr>
        <w:t>such as training, skill development, financial literacy, and leadership development</w:t>
      </w:r>
      <w:r>
        <w:rPr>
          <w:rFonts w:hint="default" w:ascii="Times New Roman" w:hAnsi="Times New Roman" w:cs="Times New Roman"/>
          <w:sz w:val="24"/>
          <w:szCs w:val="24"/>
          <w:lang w:val="en-IN"/>
        </w:rPr>
        <w:t xml:space="preserve"> </w:t>
      </w:r>
      <w:r>
        <w:rPr>
          <w:rFonts w:ascii="Times New Roman" w:hAnsi="Times New Roman" w:cs="Times New Roman"/>
          <w:sz w:val="24"/>
          <w:szCs w:val="24"/>
        </w:rPr>
        <w:t>have been implemented under NRLM, and how effective are they?</w:t>
      </w:r>
    </w:p>
    <w:p w14:paraId="2951691E">
      <w:pPr>
        <w:pStyle w:val="31"/>
        <w:numPr>
          <w:ilvl w:val="0"/>
          <w:numId w:val="0"/>
        </w:numPr>
        <w:spacing w:line="360" w:lineRule="auto"/>
        <w:ind w:left="360" w:leftChars="0"/>
        <w:jc w:val="both"/>
        <w:rPr>
          <w:rFonts w:ascii="Times New Roman" w:hAnsi="Times New Roman" w:cs="Times New Roman"/>
          <w:sz w:val="24"/>
          <w:szCs w:val="24"/>
        </w:rPr>
      </w:pPr>
    </w:p>
    <w:p w14:paraId="62E60893">
      <w:pPr>
        <w:pStyle w:val="31"/>
        <w:numPr>
          <w:ilvl w:val="0"/>
          <w:numId w:val="3"/>
        </w:numPr>
        <w:spacing w:line="360" w:lineRule="auto"/>
        <w:jc w:val="both"/>
        <w:rPr>
          <w:rFonts w:ascii="Times New Roman" w:hAnsi="Times New Roman" w:cs="Times New Roman"/>
          <w:sz w:val="24"/>
          <w:szCs w:val="24"/>
        </w:rPr>
      </w:pPr>
      <w:r>
        <w:rPr>
          <w:rFonts w:hint="default" w:ascii="Times New Roman" w:hAnsi="Times New Roman" w:cs="Times New Roman"/>
          <w:b/>
          <w:bCs/>
          <w:sz w:val="24"/>
          <w:szCs w:val="24"/>
          <w:lang w:val="en-IN"/>
        </w:rPr>
        <w:t xml:space="preserve"> Livelihood Outcomes</w:t>
      </w:r>
      <w:r>
        <w:rPr>
          <w:rFonts w:hint="default" w:ascii="Times New Roman" w:hAnsi="Times New Roman" w:cs="Times New Roman"/>
          <w:sz w:val="24"/>
          <w:szCs w:val="24"/>
          <w:lang w:val="en-IN"/>
        </w:rPr>
        <w:t xml:space="preserve">: </w:t>
      </w:r>
      <w:r>
        <w:rPr>
          <w:rFonts w:ascii="Times New Roman" w:hAnsi="Times New Roman" w:cs="Times New Roman"/>
          <w:sz w:val="24"/>
          <w:szCs w:val="24"/>
        </w:rPr>
        <w:t xml:space="preserve"> What is the relationship between capacity-building initiatives and livelihood outcomes like income generation, employment creation, and economic security among rural poor women?</w:t>
      </w:r>
    </w:p>
    <w:p w14:paraId="5399C1ED">
      <w:pPr>
        <w:pStyle w:val="31"/>
        <w:numPr>
          <w:ilvl w:val="0"/>
          <w:numId w:val="0"/>
        </w:numPr>
        <w:spacing w:line="360" w:lineRule="auto"/>
        <w:ind w:left="360" w:leftChars="0"/>
        <w:jc w:val="both"/>
        <w:rPr>
          <w:rFonts w:ascii="Times New Roman" w:hAnsi="Times New Roman" w:cs="Times New Roman"/>
          <w:sz w:val="24"/>
          <w:szCs w:val="24"/>
        </w:rPr>
      </w:pPr>
    </w:p>
    <w:p w14:paraId="774EE1FB">
      <w:pPr>
        <w:pStyle w:val="31"/>
        <w:numPr>
          <w:ilvl w:val="0"/>
          <w:numId w:val="3"/>
        </w:numPr>
        <w:spacing w:line="360" w:lineRule="auto"/>
        <w:jc w:val="both"/>
        <w:rPr>
          <w:rFonts w:ascii="Times New Roman" w:hAnsi="Times New Roman" w:cs="Times New Roman"/>
          <w:sz w:val="24"/>
          <w:szCs w:val="24"/>
        </w:rPr>
      </w:pPr>
      <w:r>
        <w:rPr>
          <w:rFonts w:hint="default" w:ascii="Times New Roman" w:hAnsi="Times New Roman" w:cs="Times New Roman"/>
          <w:b/>
          <w:bCs/>
          <w:sz w:val="24"/>
          <w:szCs w:val="24"/>
          <w:lang w:val="en-IN"/>
        </w:rPr>
        <w:t>Role of CBOs:</w:t>
      </w:r>
      <w:r>
        <w:rPr>
          <w:rFonts w:ascii="Times New Roman" w:hAnsi="Times New Roman" w:cs="Times New Roman"/>
          <w:sz w:val="24"/>
          <w:szCs w:val="24"/>
        </w:rPr>
        <w:t xml:space="preserve"> What role do Community-Based Organisations (CBOs) play in enhancing financial inclusion and women’s empowerment under NRLM?</w:t>
      </w:r>
    </w:p>
    <w:p w14:paraId="41D52AD9">
      <w:pPr>
        <w:pStyle w:val="31"/>
        <w:numPr>
          <w:ilvl w:val="0"/>
          <w:numId w:val="0"/>
        </w:numPr>
        <w:spacing w:line="360" w:lineRule="auto"/>
        <w:ind w:left="360" w:leftChars="0"/>
        <w:jc w:val="both"/>
        <w:rPr>
          <w:rFonts w:ascii="Times New Roman" w:hAnsi="Times New Roman" w:cs="Times New Roman"/>
          <w:sz w:val="24"/>
          <w:szCs w:val="24"/>
        </w:rPr>
      </w:pPr>
    </w:p>
    <w:p w14:paraId="4923CC11">
      <w:pPr>
        <w:pStyle w:val="31"/>
        <w:numPr>
          <w:ilvl w:val="0"/>
          <w:numId w:val="3"/>
        </w:numPr>
        <w:spacing w:line="360" w:lineRule="auto"/>
        <w:jc w:val="both"/>
        <w:rPr>
          <w:rFonts w:ascii="Times New Roman" w:hAnsi="Times New Roman" w:cs="Times New Roman"/>
          <w:sz w:val="24"/>
          <w:szCs w:val="24"/>
        </w:rPr>
      </w:pPr>
      <w:r>
        <w:rPr>
          <w:rFonts w:hint="default" w:ascii="Times New Roman" w:hAnsi="Times New Roman" w:cs="Times New Roman"/>
          <w:b/>
          <w:bCs/>
          <w:sz w:val="24"/>
          <w:szCs w:val="24"/>
          <w:lang w:val="en-IN"/>
        </w:rPr>
        <w:t xml:space="preserve"> Challenges and Constarints :</w:t>
      </w:r>
      <w:r>
        <w:rPr>
          <w:rFonts w:hint="default" w:ascii="Times New Roman" w:hAnsi="Times New Roman" w:cs="Times New Roman"/>
          <w:sz w:val="24"/>
          <w:szCs w:val="24"/>
          <w:lang w:val="en-IN"/>
        </w:rPr>
        <w:t xml:space="preserve"> </w:t>
      </w:r>
      <w:r>
        <w:rPr>
          <w:rFonts w:ascii="Times New Roman" w:hAnsi="Times New Roman" w:cs="Times New Roman"/>
          <w:sz w:val="24"/>
          <w:szCs w:val="24"/>
        </w:rPr>
        <w:t>What are the major challenges and constraints faced by rural  women in accessing financial services and utilizing capacity-building support under NRLM?</w:t>
      </w:r>
    </w:p>
    <w:p w14:paraId="1DAC01A1">
      <w:pPr>
        <w:pStyle w:val="31"/>
        <w:numPr>
          <w:ilvl w:val="0"/>
          <w:numId w:val="0"/>
        </w:numPr>
        <w:spacing w:line="360" w:lineRule="auto"/>
        <w:ind w:left="360" w:leftChars="0"/>
        <w:jc w:val="both"/>
        <w:rPr>
          <w:rFonts w:ascii="Times New Roman" w:hAnsi="Times New Roman" w:cs="Times New Roman"/>
          <w:sz w:val="24"/>
          <w:szCs w:val="24"/>
        </w:rPr>
      </w:pPr>
    </w:p>
    <w:p w14:paraId="7CF4CAB9">
      <w:pPr>
        <w:pStyle w:val="31"/>
        <w:numPr>
          <w:ilvl w:val="0"/>
          <w:numId w:val="3"/>
        </w:numPr>
        <w:spacing w:line="360" w:lineRule="auto"/>
        <w:jc w:val="both"/>
        <w:rPr>
          <w:rFonts w:ascii="Times New Roman" w:hAnsi="Times New Roman" w:cs="Times New Roman"/>
          <w:sz w:val="24"/>
          <w:szCs w:val="24"/>
        </w:rPr>
      </w:pPr>
      <w:r>
        <w:rPr>
          <w:rFonts w:hint="default" w:ascii="Times New Roman" w:hAnsi="Times New Roman" w:cs="Times New Roman"/>
          <w:sz w:val="24"/>
          <w:szCs w:val="24"/>
          <w:lang w:val="en-IN"/>
        </w:rPr>
        <w:t xml:space="preserve"> </w:t>
      </w:r>
      <w:r>
        <w:rPr>
          <w:rFonts w:hint="default" w:ascii="Times New Roman" w:hAnsi="Times New Roman" w:cs="Times New Roman"/>
          <w:b/>
          <w:bCs/>
          <w:sz w:val="24"/>
          <w:szCs w:val="24"/>
          <w:lang w:val="en-IN"/>
        </w:rPr>
        <w:t>Sustainability:</w:t>
      </w:r>
      <w:r>
        <w:rPr>
          <w:rFonts w:hint="default" w:ascii="Times New Roman" w:hAnsi="Times New Roman" w:cs="Times New Roman"/>
          <w:sz w:val="24"/>
          <w:szCs w:val="24"/>
          <w:lang w:val="en-IN"/>
        </w:rPr>
        <w:t xml:space="preserve"> </w:t>
      </w:r>
      <w:r>
        <w:rPr>
          <w:rFonts w:ascii="Times New Roman" w:hAnsi="Times New Roman" w:cs="Times New Roman"/>
          <w:sz w:val="24"/>
          <w:szCs w:val="24"/>
        </w:rPr>
        <w:t>How sustainable are the financial inclusion and c</w:t>
      </w:r>
      <w:r>
        <w:rPr>
          <w:rFonts w:hint="default" w:ascii="Times New Roman" w:hAnsi="Times New Roman" w:cs="Times New Roman"/>
          <w:sz w:val="24"/>
          <w:szCs w:val="24"/>
          <w:lang w:val="en-IN"/>
        </w:rPr>
        <w:t xml:space="preserve">apacity </w:t>
      </w:r>
      <w:r>
        <w:rPr>
          <w:rFonts w:ascii="Times New Roman" w:hAnsi="Times New Roman" w:cs="Times New Roman"/>
          <w:sz w:val="24"/>
          <w:szCs w:val="24"/>
        </w:rPr>
        <w:t>building outcomes once NRLM support phases ou</w:t>
      </w:r>
      <w:r>
        <w:rPr>
          <w:rFonts w:hint="default" w:ascii="Times New Roman" w:hAnsi="Times New Roman" w:cs="Times New Roman"/>
          <w:sz w:val="24"/>
          <w:szCs w:val="24"/>
          <w:lang w:val="en-IN"/>
        </w:rPr>
        <w:t>t?</w:t>
      </w:r>
    </w:p>
    <w:p w14:paraId="148F9654">
      <w:pPr>
        <w:spacing w:line="360" w:lineRule="auto"/>
        <w:jc w:val="both"/>
        <w:rPr>
          <w:rFonts w:ascii="Times New Roman" w:hAnsi="Times New Roman" w:cs="Times New Roman"/>
          <w:b/>
          <w:bCs/>
          <w:sz w:val="28"/>
          <w:szCs w:val="28"/>
        </w:rPr>
      </w:pPr>
    </w:p>
    <w:p w14:paraId="452B068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1.6 Objectives of the Study</w:t>
      </w:r>
    </w:p>
    <w:p w14:paraId="3581637B">
      <w:pPr>
        <w:pStyle w:val="31"/>
        <w:numPr>
          <w:ilvl w:val="0"/>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IN"/>
        </w:rPr>
        <w:t xml:space="preserve">1. </w:t>
      </w:r>
      <w:r>
        <w:rPr>
          <w:rFonts w:hint="default" w:ascii="Times New Roman" w:hAnsi="Times New Roman" w:cs="Times New Roman"/>
          <w:sz w:val="24"/>
          <w:szCs w:val="24"/>
        </w:rPr>
        <w:t>To examine the effectiveness of the National Rural Livelihood Mission (NRLM) in promoting financial inclusion and capacity building among rural women across the selected intensive blocks of Himachal Pradesh.</w:t>
      </w:r>
    </w:p>
    <w:p w14:paraId="00FF45EF">
      <w:pPr>
        <w:pStyle w:val="31"/>
        <w:numPr>
          <w:ilvl w:val="0"/>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IN"/>
        </w:rPr>
        <w:t>2 .</w:t>
      </w:r>
      <w:r>
        <w:rPr>
          <w:rFonts w:hint="default" w:ascii="Times New Roman" w:hAnsi="Times New Roman" w:cs="Times New Roman"/>
          <w:sz w:val="24"/>
          <w:szCs w:val="24"/>
        </w:rPr>
        <w:t>To assess the level of financial inclusion among rural women in terms of access to banking services, savings behaviour, credit, insurance and digital financial services under NRLM.</w:t>
      </w:r>
    </w:p>
    <w:p w14:paraId="3533AADB">
      <w:pPr>
        <w:pStyle w:val="31"/>
        <w:numPr>
          <w:ilvl w:val="0"/>
          <w:numId w:val="0"/>
        </w:numPr>
        <w:spacing w:line="36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lang w:val="en-IN"/>
        </w:rPr>
        <w:t>3.</w:t>
      </w:r>
      <w:r>
        <w:rPr>
          <w:rFonts w:hint="default" w:ascii="Times New Roman" w:hAnsi="Times New Roman" w:cs="Times New Roman"/>
          <w:sz w:val="24"/>
          <w:szCs w:val="24"/>
        </w:rPr>
        <w:t>To analyse the impact of SHG–bank linkage and capacity-building interventions on income generation, credit utilisation and livelihood security of rural women.</w:t>
      </w:r>
    </w:p>
    <w:p w14:paraId="60D275D7">
      <w:pPr>
        <w:pStyle w:val="31"/>
        <w:numPr>
          <w:ilvl w:val="0"/>
          <w:numId w:val="0"/>
        </w:numPr>
        <w:spacing w:line="36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lang w:val="en-IN"/>
        </w:rPr>
        <w:t>4.</w:t>
      </w:r>
      <w:r>
        <w:rPr>
          <w:rFonts w:hint="default" w:ascii="Times New Roman" w:hAnsi="Times New Roman" w:cs="Times New Roman"/>
          <w:sz w:val="24"/>
          <w:szCs w:val="24"/>
        </w:rPr>
        <w:t>To evaluate the role of Community-Based Organisations (Self-Help Groups, Village Organisations and Cluster Level Federations) in strengthening financial inclusion and women’s empowerment under NRLM.</w:t>
      </w:r>
    </w:p>
    <w:p w14:paraId="6CF0C80D">
      <w:pPr>
        <w:pStyle w:val="31"/>
        <w:numPr>
          <w:ilvl w:val="0"/>
          <w:numId w:val="0"/>
        </w:numPr>
        <w:spacing w:line="360" w:lineRule="auto"/>
        <w:jc w:val="both"/>
        <w:rPr>
          <w:rFonts w:ascii="Times New Roman" w:hAnsi="Times New Roman" w:cs="Times New Roman"/>
          <w:sz w:val="24"/>
          <w:szCs w:val="24"/>
        </w:rPr>
      </w:pPr>
      <w:r>
        <w:rPr>
          <w:rFonts w:hint="default" w:ascii="Times New Roman" w:hAnsi="Times New Roman" w:cs="Times New Roman"/>
          <w:sz w:val="24"/>
          <w:szCs w:val="24"/>
          <w:lang w:val="en-IN"/>
        </w:rPr>
        <w:t>5 .</w:t>
      </w:r>
      <w:r>
        <w:rPr>
          <w:rFonts w:hint="default" w:ascii="Times New Roman" w:hAnsi="Times New Roman" w:cs="Times New Roman"/>
          <w:sz w:val="24"/>
          <w:szCs w:val="24"/>
        </w:rPr>
        <w:t>To examine the regional variations and sustainability of NRLM outcomes across the selected blocks of Basantpur (Shimla), Mandi Sadar (Mandi) and Nurpur (Kangra), representing different geographical zones of Himachal Pradesh</w:t>
      </w:r>
    </w:p>
    <w:p w14:paraId="604E384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1.7 Hypothesis of the Study</w:t>
      </w:r>
    </w:p>
    <w:p w14:paraId="7869EB77">
      <w:pPr>
        <w:pStyle w:val="31"/>
        <w:numPr>
          <w:ilvl w:val="0"/>
          <w:numId w:val="0"/>
        </w:numPr>
        <w:spacing w:after="160" w:line="360" w:lineRule="auto"/>
        <w:contextualSpacing/>
        <w:jc w:val="both"/>
        <w:rPr>
          <w:rFonts w:hint="default" w:ascii="Times New Roman" w:hAnsi="Times New Roman" w:cs="Times New Roman"/>
          <w:sz w:val="24"/>
          <w:szCs w:val="24"/>
        </w:rPr>
      </w:pPr>
      <w:r>
        <w:rPr>
          <w:rFonts w:hint="default" w:ascii="Times New Roman" w:hAnsi="Times New Roman" w:cs="Times New Roman"/>
          <w:sz w:val="24"/>
          <w:szCs w:val="24"/>
        </w:rPr>
        <w:t>H01: The NRLM does not have a significant impact on financial inclusion among rural women.</w:t>
      </w:r>
    </w:p>
    <w:p w14:paraId="5B8079A9">
      <w:pPr>
        <w:pStyle w:val="31"/>
        <w:numPr>
          <w:ilvl w:val="0"/>
          <w:numId w:val="0"/>
        </w:numPr>
        <w:spacing w:after="160" w:line="360" w:lineRule="auto"/>
        <w:contextualSpacing/>
        <w:jc w:val="both"/>
        <w:rPr>
          <w:rFonts w:hint="default" w:ascii="Times New Roman" w:hAnsi="Times New Roman" w:cs="Times New Roman"/>
          <w:sz w:val="24"/>
          <w:szCs w:val="24"/>
        </w:rPr>
      </w:pPr>
      <w:r>
        <w:rPr>
          <w:rFonts w:hint="default" w:ascii="Times New Roman" w:hAnsi="Times New Roman" w:cs="Times New Roman"/>
          <w:sz w:val="24"/>
          <w:szCs w:val="24"/>
        </w:rPr>
        <w:t>H11: The NRLM has a significant impact on financial inclusion among rural women.</w:t>
      </w:r>
    </w:p>
    <w:p w14:paraId="31BEED03">
      <w:pPr>
        <w:pStyle w:val="31"/>
        <w:numPr>
          <w:ilvl w:val="0"/>
          <w:numId w:val="0"/>
        </w:numPr>
        <w:spacing w:after="160" w:line="360" w:lineRule="auto"/>
        <w:contextualSpacing/>
        <w:jc w:val="both"/>
        <w:rPr>
          <w:rFonts w:hint="default" w:ascii="Times New Roman" w:hAnsi="Times New Roman" w:cs="Times New Roman"/>
          <w:sz w:val="24"/>
          <w:szCs w:val="24"/>
        </w:rPr>
      </w:pPr>
      <w:r>
        <w:rPr>
          <w:rFonts w:hint="default" w:ascii="Times New Roman" w:hAnsi="Times New Roman" w:cs="Times New Roman"/>
          <w:sz w:val="24"/>
          <w:szCs w:val="24"/>
        </w:rPr>
        <w:t>H02: The NRLM does not have a significant impact on capacity building among rural women.</w:t>
      </w:r>
    </w:p>
    <w:p w14:paraId="72C698AD">
      <w:pPr>
        <w:pStyle w:val="31"/>
        <w:numPr>
          <w:ilvl w:val="0"/>
          <w:numId w:val="0"/>
        </w:numPr>
        <w:spacing w:after="160" w:line="360" w:lineRule="auto"/>
        <w:contextualSpacing/>
        <w:jc w:val="both"/>
        <w:rPr>
          <w:rFonts w:hint="default" w:ascii="Times New Roman" w:hAnsi="Times New Roman" w:cs="Times New Roman"/>
          <w:sz w:val="24"/>
          <w:szCs w:val="24"/>
        </w:rPr>
      </w:pPr>
      <w:r>
        <w:rPr>
          <w:rFonts w:hint="default" w:ascii="Times New Roman" w:hAnsi="Times New Roman" w:cs="Times New Roman"/>
          <w:sz w:val="24"/>
          <w:szCs w:val="24"/>
        </w:rPr>
        <w:t>H12: The NRLM has a significant impact on capacity building among rural women.</w:t>
      </w:r>
    </w:p>
    <w:p w14:paraId="13C463A2">
      <w:pPr>
        <w:pStyle w:val="31"/>
        <w:numPr>
          <w:ilvl w:val="0"/>
          <w:numId w:val="0"/>
        </w:numPr>
        <w:spacing w:after="160" w:line="360" w:lineRule="auto"/>
        <w:contextualSpacing/>
        <w:jc w:val="both"/>
        <w:rPr>
          <w:rFonts w:hint="default" w:ascii="Times New Roman" w:hAnsi="Times New Roman" w:cs="Times New Roman"/>
          <w:sz w:val="24"/>
          <w:szCs w:val="24"/>
        </w:rPr>
      </w:pPr>
      <w:r>
        <w:rPr>
          <w:rFonts w:hint="default" w:ascii="Times New Roman" w:hAnsi="Times New Roman" w:cs="Times New Roman"/>
          <w:sz w:val="24"/>
          <w:szCs w:val="24"/>
        </w:rPr>
        <w:t>H03: SHG–bank linkage and capacity-building interventions do not have a significant effect on income generation, credit utilisation, and livelihood security.</w:t>
      </w:r>
    </w:p>
    <w:p w14:paraId="005CE775">
      <w:pPr>
        <w:pStyle w:val="31"/>
        <w:numPr>
          <w:ilvl w:val="0"/>
          <w:numId w:val="0"/>
        </w:numPr>
        <w:spacing w:after="160" w:line="360" w:lineRule="auto"/>
        <w:contextualSpacing/>
        <w:jc w:val="both"/>
        <w:rPr>
          <w:rFonts w:hint="default" w:ascii="Times New Roman" w:hAnsi="Times New Roman" w:cs="Times New Roman"/>
          <w:sz w:val="24"/>
          <w:szCs w:val="24"/>
        </w:rPr>
      </w:pPr>
      <w:r>
        <w:rPr>
          <w:rFonts w:hint="default" w:ascii="Times New Roman" w:hAnsi="Times New Roman" w:cs="Times New Roman"/>
          <w:sz w:val="24"/>
          <w:szCs w:val="24"/>
        </w:rPr>
        <w:t>H13: SHG–bank linkage and capacity-building interventions have a significant effect on income generation, credit utilisation, and livelihood security.</w:t>
      </w:r>
    </w:p>
    <w:p w14:paraId="5ECC3189">
      <w:pPr>
        <w:pStyle w:val="31"/>
        <w:numPr>
          <w:ilvl w:val="0"/>
          <w:numId w:val="0"/>
        </w:numPr>
        <w:spacing w:after="160" w:line="360" w:lineRule="auto"/>
        <w:contextualSpacing/>
        <w:jc w:val="both"/>
        <w:rPr>
          <w:rFonts w:hint="default" w:ascii="Times New Roman" w:hAnsi="Times New Roman" w:cs="Times New Roman"/>
          <w:sz w:val="24"/>
          <w:szCs w:val="24"/>
        </w:rPr>
      </w:pPr>
      <w:r>
        <w:rPr>
          <w:rFonts w:hint="default" w:ascii="Times New Roman" w:hAnsi="Times New Roman" w:cs="Times New Roman"/>
          <w:sz w:val="24"/>
          <w:szCs w:val="24"/>
        </w:rPr>
        <w:t>H04: Self-Help Groups, Village Organisations, and Cluster Level Federations do not significantly strengthen financial inclusion and women’s empowerment.</w:t>
      </w:r>
    </w:p>
    <w:p w14:paraId="61C75B9B">
      <w:pPr>
        <w:pStyle w:val="31"/>
        <w:numPr>
          <w:ilvl w:val="0"/>
          <w:numId w:val="0"/>
        </w:numPr>
        <w:spacing w:after="160" w:line="360" w:lineRule="auto"/>
        <w:contextualSpacing/>
        <w:jc w:val="both"/>
        <w:rPr>
          <w:rFonts w:hint="default" w:ascii="Times New Roman" w:hAnsi="Times New Roman" w:cs="Times New Roman"/>
          <w:sz w:val="24"/>
          <w:szCs w:val="24"/>
        </w:rPr>
      </w:pPr>
      <w:r>
        <w:rPr>
          <w:rFonts w:hint="default" w:ascii="Times New Roman" w:hAnsi="Times New Roman" w:cs="Times New Roman"/>
          <w:sz w:val="24"/>
          <w:szCs w:val="24"/>
        </w:rPr>
        <w:t>H14: Self-Help Groups, Village Organisations, and Cluster Level Federations significantly strengthen financial inclusion and women’s empowerment.</w:t>
      </w:r>
    </w:p>
    <w:p w14:paraId="12ADEDD7">
      <w:pPr>
        <w:pStyle w:val="31"/>
        <w:numPr>
          <w:ilvl w:val="0"/>
          <w:numId w:val="0"/>
        </w:numPr>
        <w:spacing w:after="160" w:line="360" w:lineRule="auto"/>
        <w:contextualSpacing/>
        <w:jc w:val="both"/>
        <w:rPr>
          <w:rFonts w:hint="default" w:ascii="Times New Roman" w:hAnsi="Times New Roman" w:cs="Times New Roman"/>
          <w:sz w:val="24"/>
          <w:szCs w:val="24"/>
        </w:rPr>
      </w:pPr>
      <w:r>
        <w:rPr>
          <w:rFonts w:hint="default" w:ascii="Times New Roman" w:hAnsi="Times New Roman" w:cs="Times New Roman"/>
          <w:sz w:val="24"/>
          <w:szCs w:val="24"/>
        </w:rPr>
        <w:t>H05: There is no significant difference in the sustainability of NRLM outcomes across Basantpur, Mandi Sadar, and Nurpur blocks.</w:t>
      </w:r>
    </w:p>
    <w:p w14:paraId="7019E4E6">
      <w:pPr>
        <w:pStyle w:val="31"/>
        <w:numPr>
          <w:ilvl w:val="0"/>
          <w:numId w:val="0"/>
        </w:numPr>
        <w:spacing w:after="160" w:line="360" w:lineRule="auto"/>
        <w:contextualSpacing/>
        <w:jc w:val="both"/>
        <w:rPr>
          <w:rFonts w:ascii="Times New Roman" w:hAnsi="Times New Roman" w:cs="Times New Roman"/>
          <w:sz w:val="24"/>
          <w:szCs w:val="24"/>
        </w:rPr>
      </w:pPr>
      <w:r>
        <w:rPr>
          <w:rFonts w:hint="default" w:ascii="Times New Roman" w:hAnsi="Times New Roman" w:cs="Times New Roman"/>
          <w:sz w:val="24"/>
          <w:szCs w:val="24"/>
        </w:rPr>
        <w:t>H15: There is a significant difference in the sustainability of NRLM outcomes across Basantpur, Mandi Sadar, and Nurpur blocks.</w:t>
      </w:r>
    </w:p>
    <w:p w14:paraId="55BDC22B">
      <w:pPr>
        <w:pStyle w:val="31"/>
        <w:numPr>
          <w:ilvl w:val="0"/>
          <w:numId w:val="0"/>
        </w:numPr>
        <w:spacing w:after="160" w:line="360" w:lineRule="auto"/>
        <w:contextualSpacing/>
        <w:jc w:val="both"/>
        <w:rPr>
          <w:rFonts w:ascii="Times New Roman" w:hAnsi="Times New Roman" w:cs="Times New Roman"/>
          <w:sz w:val="24"/>
          <w:szCs w:val="24"/>
        </w:rPr>
      </w:pPr>
    </w:p>
    <w:p w14:paraId="6B8D9572">
      <w:pPr>
        <w:pStyle w:val="31"/>
        <w:numPr>
          <w:ilvl w:val="0"/>
          <w:numId w:val="0"/>
        </w:numPr>
        <w:spacing w:line="360" w:lineRule="auto"/>
        <w:ind w:left="360" w:leftChars="0"/>
        <w:jc w:val="both"/>
        <w:rPr>
          <w:rFonts w:ascii="Times New Roman" w:hAnsi="Times New Roman" w:cs="Times New Roman"/>
          <w:sz w:val="28"/>
          <w:szCs w:val="28"/>
        </w:rPr>
      </w:pPr>
    </w:p>
    <w:p w14:paraId="505C6A2C">
      <w:pPr>
        <w:pStyle w:val="31"/>
        <w:numPr>
          <w:ilvl w:val="0"/>
          <w:numId w:val="0"/>
        </w:numPr>
        <w:spacing w:line="360" w:lineRule="auto"/>
        <w:ind w:left="360" w:left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1.8 Research Methodology</w:t>
      </w:r>
    </w:p>
    <w:p w14:paraId="26D9E836">
      <w:pPr>
        <w:pStyle w:val="31"/>
        <w:numPr>
          <w:ilvl w:val="0"/>
          <w:numId w:val="0"/>
        </w:numPr>
        <w:spacing w:line="360" w:lineRule="auto"/>
        <w:ind w:left="360" w:leftChars="0"/>
        <w:jc w:val="both"/>
        <w:rPr>
          <w:rFonts w:hint="default" w:ascii="Times New Roman" w:hAnsi="Times New Roman" w:cs="Times New Roman"/>
          <w:b/>
          <w:bCs/>
          <w:sz w:val="28"/>
          <w:szCs w:val="28"/>
        </w:rPr>
      </w:pPr>
    </w:p>
    <w:p w14:paraId="3BC9F392">
      <w:pPr>
        <w:pStyle w:val="31"/>
        <w:numPr>
          <w:ilvl w:val="0"/>
          <w:numId w:val="0"/>
        </w:numPr>
        <w:spacing w:line="360" w:lineRule="auto"/>
        <w:ind w:left="360" w:leftChars="0"/>
        <w:jc w:val="both"/>
        <w:rPr>
          <w:rFonts w:hint="default" w:ascii="Times New Roman" w:hAnsi="Times New Roman" w:cs="Times New Roman"/>
          <w:sz w:val="24"/>
          <w:szCs w:val="24"/>
        </w:rPr>
      </w:pPr>
      <w:r>
        <w:rPr>
          <w:rFonts w:hint="default" w:ascii="Times New Roman" w:hAnsi="Times New Roman" w:cs="Times New Roman"/>
          <w:sz w:val="24"/>
          <w:szCs w:val="24"/>
        </w:rPr>
        <w:t>The present study will adopt a descriptive and analytical research design. A mixed-method approach will be used by integrating both quantitative and qualitative methods to comprehensively assess the impact of the National Rural Livelihood Mission (NRLM) on financial inclusion and capacity building among rural  women. The study will use both primary and secondary data. A multistage sampling technique will be adopted to ensure representative coverage of the study area.</w:t>
      </w:r>
    </w:p>
    <w:p w14:paraId="4DF18F3E">
      <w:pPr>
        <w:pStyle w:val="31"/>
        <w:numPr>
          <w:ilvl w:val="0"/>
          <w:numId w:val="0"/>
        </w:numPr>
        <w:spacing w:line="360" w:lineRule="auto"/>
        <w:ind w:left="360" w:leftChars="0"/>
        <w:jc w:val="both"/>
        <w:rPr>
          <w:rFonts w:hint="default" w:ascii="Times New Roman" w:hAnsi="Times New Roman" w:cs="Times New Roman"/>
          <w:sz w:val="24"/>
          <w:szCs w:val="24"/>
        </w:rPr>
      </w:pPr>
    </w:p>
    <w:p w14:paraId="5F26CDA8">
      <w:pPr>
        <w:pStyle w:val="31"/>
        <w:numPr>
          <w:ilvl w:val="0"/>
          <w:numId w:val="0"/>
        </w:numPr>
        <w:spacing w:line="360" w:lineRule="auto"/>
        <w:ind w:left="360" w:left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1.9 Collection of Primary Data</w:t>
      </w:r>
    </w:p>
    <w:p w14:paraId="719DE8C1">
      <w:pPr>
        <w:pStyle w:val="31"/>
        <w:numPr>
          <w:ilvl w:val="0"/>
          <w:numId w:val="0"/>
        </w:numPr>
        <w:spacing w:line="360" w:lineRule="auto"/>
        <w:ind w:left="360" w:leftChars="0"/>
        <w:jc w:val="both"/>
        <w:rPr>
          <w:rFonts w:hint="default" w:ascii="Times New Roman" w:hAnsi="Times New Roman" w:cs="Times New Roman"/>
          <w:b/>
          <w:bCs/>
          <w:sz w:val="28"/>
          <w:szCs w:val="28"/>
        </w:rPr>
      </w:pPr>
    </w:p>
    <w:p w14:paraId="5DCAFFBB">
      <w:pPr>
        <w:pStyle w:val="31"/>
        <w:numPr>
          <w:ilvl w:val="0"/>
          <w:numId w:val="0"/>
        </w:numPr>
        <w:spacing w:line="360" w:lineRule="auto"/>
        <w:ind w:left="360" w:leftChars="0"/>
        <w:jc w:val="both"/>
        <w:rPr>
          <w:rFonts w:hint="default" w:ascii="Times New Roman" w:hAnsi="Times New Roman" w:cs="Times New Roman"/>
          <w:sz w:val="24"/>
          <w:szCs w:val="24"/>
        </w:rPr>
      </w:pPr>
      <w:r>
        <w:rPr>
          <w:rFonts w:hint="default" w:ascii="Times New Roman" w:hAnsi="Times New Roman" w:cs="Times New Roman"/>
          <w:sz w:val="24"/>
          <w:szCs w:val="24"/>
        </w:rPr>
        <w:t>The primary data will be collected from the selected respondents through a structured interview schedule/questionnaire. Separate interview schedules will be developed for SHG women beneficiaries and key stakeholders associated with NRLM. Focus Group Discussions (FGDs) and personal interactions will also be conducted to obtain qualitative information. The interview schedule will be pre-tested before the final survey to ensure clarity, validity and reliability of the research instrument.</w:t>
      </w:r>
    </w:p>
    <w:p w14:paraId="5D21164D">
      <w:pPr>
        <w:pStyle w:val="31"/>
        <w:numPr>
          <w:ilvl w:val="0"/>
          <w:numId w:val="0"/>
        </w:numPr>
        <w:spacing w:line="360" w:lineRule="auto"/>
        <w:ind w:left="360" w:leftChars="0"/>
        <w:jc w:val="both"/>
        <w:rPr>
          <w:rFonts w:hint="default" w:ascii="Times New Roman" w:hAnsi="Times New Roman" w:cs="Times New Roman"/>
          <w:sz w:val="24"/>
          <w:szCs w:val="24"/>
        </w:rPr>
      </w:pPr>
    </w:p>
    <w:p w14:paraId="2CD9094B">
      <w:pPr>
        <w:pStyle w:val="31"/>
        <w:numPr>
          <w:ilvl w:val="0"/>
          <w:numId w:val="0"/>
        </w:numPr>
        <w:spacing w:line="360" w:lineRule="auto"/>
        <w:ind w:left="360" w:left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1.9.1 Secondary Data</w:t>
      </w:r>
    </w:p>
    <w:p w14:paraId="574F2D0A">
      <w:pPr>
        <w:pStyle w:val="31"/>
        <w:numPr>
          <w:ilvl w:val="0"/>
          <w:numId w:val="0"/>
        </w:numPr>
        <w:spacing w:line="360" w:lineRule="auto"/>
        <w:ind w:left="360" w:leftChars="0"/>
        <w:jc w:val="both"/>
        <w:rPr>
          <w:rFonts w:hint="default" w:ascii="Times New Roman" w:hAnsi="Times New Roman" w:cs="Times New Roman"/>
          <w:sz w:val="24"/>
          <w:szCs w:val="24"/>
        </w:rPr>
      </w:pPr>
    </w:p>
    <w:p w14:paraId="479F178F">
      <w:pPr>
        <w:pStyle w:val="31"/>
        <w:numPr>
          <w:ilvl w:val="0"/>
          <w:numId w:val="0"/>
        </w:numPr>
        <w:spacing w:line="360" w:lineRule="auto"/>
        <w:ind w:left="360" w:leftChars="0"/>
        <w:jc w:val="both"/>
        <w:rPr>
          <w:rFonts w:hint="default" w:ascii="Times New Roman" w:hAnsi="Times New Roman" w:cs="Times New Roman"/>
          <w:sz w:val="24"/>
          <w:szCs w:val="24"/>
        </w:rPr>
      </w:pPr>
      <w:r>
        <w:rPr>
          <w:rFonts w:hint="default" w:ascii="Times New Roman" w:hAnsi="Times New Roman" w:cs="Times New Roman"/>
          <w:sz w:val="24"/>
          <w:szCs w:val="24"/>
        </w:rPr>
        <w:t>Secondary data will be collected from the Ministry of Rural Development, Government of India, Himachal Pradesh State Rural Livelihood Mission (HPSRLM), NABARD publications, Census reports, books, journals, research articles, official reports and other relevant published and unpublished sources.</w:t>
      </w:r>
    </w:p>
    <w:p w14:paraId="468BFC20">
      <w:pPr>
        <w:pStyle w:val="31"/>
        <w:numPr>
          <w:ilvl w:val="0"/>
          <w:numId w:val="0"/>
        </w:numPr>
        <w:spacing w:line="360" w:lineRule="auto"/>
        <w:jc w:val="both"/>
        <w:rPr>
          <w:rFonts w:hint="default" w:ascii="Times New Roman" w:hAnsi="Times New Roman" w:cs="Times New Roman"/>
          <w:sz w:val="24"/>
          <w:szCs w:val="24"/>
        </w:rPr>
      </w:pPr>
    </w:p>
    <w:p w14:paraId="6375F555">
      <w:pPr>
        <w:pStyle w:val="31"/>
        <w:numPr>
          <w:ilvl w:val="0"/>
          <w:numId w:val="0"/>
        </w:numPr>
        <w:spacing w:line="360" w:lineRule="auto"/>
        <w:ind w:left="360" w:left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1.9.2 Focus Group Discussion (FGD)</w:t>
      </w:r>
    </w:p>
    <w:p w14:paraId="74FDA193">
      <w:pPr>
        <w:pStyle w:val="31"/>
        <w:numPr>
          <w:ilvl w:val="0"/>
          <w:numId w:val="0"/>
        </w:numPr>
        <w:spacing w:line="360" w:lineRule="auto"/>
        <w:ind w:left="360" w:leftChars="0"/>
        <w:jc w:val="both"/>
        <w:rPr>
          <w:rFonts w:hint="default" w:ascii="Times New Roman" w:hAnsi="Times New Roman" w:cs="Times New Roman"/>
          <w:sz w:val="24"/>
          <w:szCs w:val="24"/>
        </w:rPr>
      </w:pPr>
    </w:p>
    <w:p w14:paraId="1A2C63D4">
      <w:pPr>
        <w:pStyle w:val="31"/>
        <w:numPr>
          <w:ilvl w:val="0"/>
          <w:numId w:val="0"/>
        </w:numPr>
        <w:spacing w:line="360" w:lineRule="auto"/>
        <w:ind w:left="360" w:leftChars="0"/>
        <w:jc w:val="both"/>
        <w:rPr>
          <w:rFonts w:hint="default" w:ascii="Times New Roman" w:hAnsi="Times New Roman" w:cs="Times New Roman"/>
          <w:sz w:val="24"/>
          <w:szCs w:val="24"/>
        </w:rPr>
      </w:pPr>
      <w:r>
        <w:rPr>
          <w:rFonts w:hint="default" w:ascii="Times New Roman" w:hAnsi="Times New Roman" w:cs="Times New Roman"/>
          <w:sz w:val="24"/>
          <w:szCs w:val="24"/>
        </w:rPr>
        <w:t>Focused Group Discussions (FGDs) will be conducted with SHG members, Village Organisation (VO) leaders, Cluster Level Federation (CLF) representatives, Community</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Resource Persons (CRPs) and NRLM officials to obtain qualitative information regarding programme implementation, challenges and outcomes.</w:t>
      </w:r>
    </w:p>
    <w:p w14:paraId="401B2471">
      <w:pPr>
        <w:pStyle w:val="31"/>
        <w:numPr>
          <w:ilvl w:val="0"/>
          <w:numId w:val="0"/>
        </w:numPr>
        <w:spacing w:line="360" w:lineRule="auto"/>
        <w:ind w:left="360" w:leftChars="0"/>
        <w:jc w:val="both"/>
        <w:rPr>
          <w:rFonts w:hint="default" w:ascii="Times New Roman" w:hAnsi="Times New Roman" w:cs="Times New Roman"/>
          <w:sz w:val="24"/>
          <w:szCs w:val="24"/>
        </w:rPr>
      </w:pPr>
    </w:p>
    <w:p w14:paraId="3AB1DAC4">
      <w:pPr>
        <w:pStyle w:val="31"/>
        <w:numPr>
          <w:ilvl w:val="0"/>
          <w:numId w:val="0"/>
        </w:numPr>
        <w:spacing w:line="360" w:lineRule="auto"/>
        <w:ind w:left="360" w:leftChars="0"/>
        <w:jc w:val="both"/>
        <w:rPr>
          <w:rFonts w:hint="default" w:ascii="Times New Roman" w:hAnsi="Times New Roman" w:cs="Times New Roman"/>
          <w:sz w:val="24"/>
          <w:szCs w:val="24"/>
        </w:rPr>
      </w:pPr>
    </w:p>
    <w:p w14:paraId="119C956C">
      <w:pPr>
        <w:pStyle w:val="31"/>
        <w:numPr>
          <w:ilvl w:val="0"/>
          <w:numId w:val="0"/>
        </w:numPr>
        <w:spacing w:line="360" w:lineRule="auto"/>
        <w:ind w:left="360" w:left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1.10 Sampling Design</w:t>
      </w:r>
    </w:p>
    <w:p w14:paraId="1A213843">
      <w:pPr>
        <w:pStyle w:val="31"/>
        <w:numPr>
          <w:ilvl w:val="0"/>
          <w:numId w:val="0"/>
        </w:numPr>
        <w:spacing w:line="360" w:lineRule="auto"/>
        <w:ind w:left="360" w:leftChars="0"/>
        <w:jc w:val="both"/>
        <w:rPr>
          <w:rFonts w:hint="default" w:ascii="Times New Roman" w:hAnsi="Times New Roman" w:cs="Times New Roman"/>
          <w:sz w:val="24"/>
          <w:szCs w:val="24"/>
        </w:rPr>
      </w:pPr>
    </w:p>
    <w:p w14:paraId="5EFAD49F">
      <w:pPr>
        <w:pStyle w:val="31"/>
        <w:numPr>
          <w:ilvl w:val="0"/>
          <w:numId w:val="0"/>
        </w:numPr>
        <w:spacing w:line="360" w:lineRule="auto"/>
        <w:ind w:left="360" w:left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multistage sampling technique will be adopted for the present study. Purposive sampling will be used for the selection of </w:t>
      </w:r>
      <w:r>
        <w:rPr>
          <w:rFonts w:hint="default" w:ascii="Times New Roman" w:hAnsi="Times New Roman" w:cs="Times New Roman"/>
          <w:sz w:val="24"/>
          <w:szCs w:val="24"/>
          <w:lang w:val="en-IN"/>
        </w:rPr>
        <w:t>D</w:t>
      </w:r>
      <w:r>
        <w:rPr>
          <w:rFonts w:hint="default" w:ascii="Times New Roman" w:hAnsi="Times New Roman" w:cs="Times New Roman"/>
          <w:sz w:val="24"/>
          <w:szCs w:val="24"/>
        </w:rPr>
        <w:t xml:space="preserve">istricts, </w:t>
      </w:r>
      <w:r>
        <w:rPr>
          <w:rFonts w:hint="default" w:ascii="Times New Roman" w:hAnsi="Times New Roman" w:cs="Times New Roman"/>
          <w:sz w:val="24"/>
          <w:szCs w:val="24"/>
          <w:lang w:val="en-IN"/>
        </w:rPr>
        <w:t>B</w:t>
      </w:r>
      <w:r>
        <w:rPr>
          <w:rFonts w:hint="default" w:ascii="Times New Roman" w:hAnsi="Times New Roman" w:cs="Times New Roman"/>
          <w:sz w:val="24"/>
          <w:szCs w:val="24"/>
        </w:rPr>
        <w:t>locks, Gram Panchayats and key informants, whereas proportionate random sampling will be adopted for selecting SHG women beneficiaries.</w:t>
      </w:r>
    </w:p>
    <w:p w14:paraId="679B3624">
      <w:pPr>
        <w:pStyle w:val="31"/>
        <w:numPr>
          <w:ilvl w:val="0"/>
          <w:numId w:val="0"/>
        </w:numPr>
        <w:spacing w:line="360" w:lineRule="auto"/>
        <w:ind w:left="360" w:leftChars="0"/>
        <w:jc w:val="both"/>
        <w:rPr>
          <w:rFonts w:hint="default" w:ascii="Times New Roman" w:hAnsi="Times New Roman" w:cs="Times New Roman"/>
          <w:sz w:val="24"/>
          <w:szCs w:val="24"/>
        </w:rPr>
      </w:pPr>
    </w:p>
    <w:p w14:paraId="0A352DAF">
      <w:pPr>
        <w:pStyle w:val="31"/>
        <w:numPr>
          <w:ilvl w:val="0"/>
          <w:numId w:val="0"/>
        </w:numPr>
        <w:spacing w:line="360" w:lineRule="auto"/>
        <w:ind w:left="360" w:leftChars="0"/>
        <w:jc w:val="both"/>
        <w:rPr>
          <w:rFonts w:hint="default" w:ascii="Times New Roman" w:hAnsi="Times New Roman" w:cs="Times New Roman"/>
          <w:sz w:val="24"/>
          <w:szCs w:val="24"/>
        </w:rPr>
      </w:pPr>
    </w:p>
    <w:p w14:paraId="44B21E20">
      <w:pPr>
        <w:pStyle w:val="31"/>
        <w:numPr>
          <w:ilvl w:val="0"/>
          <w:numId w:val="0"/>
        </w:numPr>
        <w:spacing w:line="360" w:lineRule="auto"/>
        <w:ind w:left="360" w:left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1.10.1 Selection of Districts</w:t>
      </w:r>
    </w:p>
    <w:p w14:paraId="1CBDFAA4">
      <w:pPr>
        <w:pStyle w:val="31"/>
        <w:numPr>
          <w:ilvl w:val="0"/>
          <w:numId w:val="0"/>
        </w:numPr>
        <w:spacing w:line="360" w:lineRule="auto"/>
        <w:ind w:left="360" w:leftChars="0"/>
        <w:jc w:val="both"/>
        <w:rPr>
          <w:rFonts w:hint="default" w:ascii="Times New Roman" w:hAnsi="Times New Roman" w:cs="Times New Roman"/>
          <w:sz w:val="24"/>
          <w:szCs w:val="24"/>
        </w:rPr>
      </w:pPr>
    </w:p>
    <w:p w14:paraId="308C84C6">
      <w:pPr>
        <w:pStyle w:val="31"/>
        <w:numPr>
          <w:ilvl w:val="0"/>
          <w:numId w:val="0"/>
        </w:numPr>
        <w:spacing w:line="360" w:lineRule="auto"/>
        <w:ind w:left="360" w:leftChars="0"/>
        <w:jc w:val="both"/>
        <w:rPr>
          <w:rFonts w:hint="default" w:ascii="Times New Roman" w:hAnsi="Times New Roman" w:cs="Times New Roman"/>
          <w:sz w:val="24"/>
          <w:szCs w:val="24"/>
        </w:rPr>
      </w:pPr>
      <w:r>
        <w:rPr>
          <w:rFonts w:hint="default" w:ascii="Times New Roman" w:hAnsi="Times New Roman" w:cs="Times New Roman"/>
          <w:sz w:val="24"/>
          <w:szCs w:val="24"/>
        </w:rPr>
        <w:t>In the first stage, Shimla, Mandi and Kangra districts will be selected purposively. These districts were selected because Basantpur (Shimla), Mandi Sadar (Mandi) and Nurpur (Kangra) were among the initial intensive blocks identified during the early implementation of the National Rural Livelihood Mission (NRLM) in Himachal Pradesh. The selected districts represent the upper hill, central hill and lower hill regions of the state, thereby ensuring geographical diversity. They also differ in terms of socio-economic characteristics, livelihood patterns and accessibility to financial services, making them suitable for comparative analysis. Furthermore, these districts have a substantial number of Self-Help Groups (SHGs) and women beneficiaries under NRLM, providing an adequate base for empirical investigation. Therefore, the districts have been selected on the basis of programme intensity, geographical representation, socio-economic diversity and feasibility of field investigation.</w:t>
      </w:r>
    </w:p>
    <w:p w14:paraId="543C53A6">
      <w:pPr>
        <w:pStyle w:val="31"/>
        <w:numPr>
          <w:ilvl w:val="0"/>
          <w:numId w:val="0"/>
        </w:numPr>
        <w:spacing w:line="360" w:lineRule="auto"/>
        <w:ind w:left="360" w:leftChars="0"/>
        <w:jc w:val="both"/>
        <w:rPr>
          <w:rFonts w:hint="default" w:ascii="Times New Roman" w:hAnsi="Times New Roman" w:cs="Times New Roman"/>
          <w:sz w:val="24"/>
          <w:szCs w:val="24"/>
        </w:rPr>
      </w:pPr>
    </w:p>
    <w:p w14:paraId="074F14EA">
      <w:pPr>
        <w:pStyle w:val="31"/>
        <w:numPr>
          <w:ilvl w:val="0"/>
          <w:numId w:val="0"/>
        </w:numPr>
        <w:spacing w:line="360" w:lineRule="auto"/>
        <w:ind w:left="360" w:left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1.10.2 Selection of Blocks</w:t>
      </w:r>
    </w:p>
    <w:p w14:paraId="6911699B">
      <w:pPr>
        <w:pStyle w:val="31"/>
        <w:numPr>
          <w:ilvl w:val="0"/>
          <w:numId w:val="0"/>
        </w:numPr>
        <w:spacing w:line="360" w:lineRule="auto"/>
        <w:ind w:left="360" w:leftChars="0"/>
        <w:jc w:val="both"/>
        <w:rPr>
          <w:rFonts w:hint="default" w:ascii="Times New Roman" w:hAnsi="Times New Roman" w:cs="Times New Roman"/>
          <w:sz w:val="24"/>
          <w:szCs w:val="24"/>
        </w:rPr>
      </w:pPr>
    </w:p>
    <w:p w14:paraId="681A8015">
      <w:pPr>
        <w:pStyle w:val="31"/>
        <w:numPr>
          <w:ilvl w:val="0"/>
          <w:numId w:val="0"/>
        </w:numPr>
        <w:spacing w:line="360" w:lineRule="auto"/>
        <w:ind w:left="360" w:leftChars="0"/>
        <w:jc w:val="both"/>
        <w:rPr>
          <w:rFonts w:hint="default" w:ascii="Times New Roman" w:hAnsi="Times New Roman" w:cs="Times New Roman"/>
          <w:sz w:val="24"/>
          <w:szCs w:val="24"/>
        </w:rPr>
      </w:pPr>
      <w:r>
        <w:rPr>
          <w:rFonts w:hint="default" w:ascii="Times New Roman" w:hAnsi="Times New Roman" w:cs="Times New Roman"/>
          <w:sz w:val="24"/>
          <w:szCs w:val="24"/>
        </w:rPr>
        <w:t>In the second stage, Basantpur Block (Shimla District), Mandi Sadar Block (Mandi District) and Nurpur Block (Kangra District) will be selected purposively. These blocks were among the initial intensive NRLM blocks in Himachal Pradesh and have been implementing the programme since its early phase. They possess a well-established institutional structure comprising Self-Help Groups (SHGs), Village Organisations (VOs) and Cluster Level Federations (CLFs) and have a substantial number of women beneficiaries. Their selection provides geographical and socio-economic diversity and enables a comprehensive comparative assessment of the effectiveness of NRLM in promoting financial inclusion and capacity building among rural poor women.</w:t>
      </w:r>
    </w:p>
    <w:p w14:paraId="3D79BDD6">
      <w:pPr>
        <w:pStyle w:val="31"/>
        <w:numPr>
          <w:ilvl w:val="0"/>
          <w:numId w:val="0"/>
        </w:numPr>
        <w:spacing w:line="360" w:lineRule="auto"/>
        <w:ind w:left="360" w:leftChars="0"/>
        <w:jc w:val="both"/>
        <w:rPr>
          <w:rFonts w:hint="default" w:ascii="Times New Roman" w:hAnsi="Times New Roman" w:cs="Times New Roman"/>
          <w:sz w:val="24"/>
          <w:szCs w:val="24"/>
        </w:rPr>
      </w:pPr>
    </w:p>
    <w:p w14:paraId="52413107">
      <w:pPr>
        <w:pStyle w:val="31"/>
        <w:numPr>
          <w:ilvl w:val="0"/>
          <w:numId w:val="0"/>
        </w:numPr>
        <w:spacing w:line="360" w:lineRule="auto"/>
        <w:ind w:left="360" w:lef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Profile of Selected Intensive Blocks </w:t>
      </w:r>
    </w:p>
    <w:p w14:paraId="4135D035">
      <w:pPr>
        <w:pStyle w:val="31"/>
        <w:numPr>
          <w:ilvl w:val="0"/>
          <w:numId w:val="0"/>
        </w:numPr>
        <w:spacing w:line="360" w:lineRule="auto"/>
        <w:ind w:left="360" w:leftChars="0"/>
        <w:jc w:val="both"/>
        <w:rPr>
          <w:rFonts w:hint="default" w:ascii="Times New Roman" w:hAnsi="Times New Roman" w:cs="Times New Roman"/>
          <w:sz w:val="24"/>
          <w:szCs w:val="24"/>
        </w:rPr>
      </w:pPr>
    </w:p>
    <w:tbl>
      <w:tblPr>
        <w:tblStyle w:val="16"/>
        <w:tblW w:w="0" w:type="auto"/>
        <w:tblInd w:w="493"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030"/>
        <w:gridCol w:w="871"/>
        <w:gridCol w:w="2488"/>
        <w:gridCol w:w="1846"/>
        <w:gridCol w:w="2514"/>
      </w:tblGrid>
      <w:tr w14:paraId="56C73D4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31" w:type="dxa"/>
          </w:tcPr>
          <w:p w14:paraId="318C7D4D">
            <w:pPr>
              <w:spacing w:after="0" w:line="240" w:lineRule="auto"/>
              <w:rPr>
                <w:rFonts w:hint="default"/>
                <w:b/>
                <w:bCs/>
                <w:lang w:val="en-IN"/>
              </w:rPr>
            </w:pPr>
            <w:r>
              <w:rPr>
                <w:rFonts w:hint="default"/>
                <w:b/>
                <w:bCs/>
                <w:lang w:val="en-IN"/>
              </w:rPr>
              <w:t>Serial No.</w:t>
            </w:r>
          </w:p>
        </w:tc>
        <w:tc>
          <w:tcPr>
            <w:tcW w:w="854" w:type="dxa"/>
          </w:tcPr>
          <w:p w14:paraId="1042EDB8">
            <w:pPr>
              <w:spacing w:after="0" w:line="240" w:lineRule="auto"/>
              <w:rPr>
                <w:rFonts w:hint="default"/>
                <w:b/>
                <w:bCs/>
                <w:lang w:val="en-IN"/>
              </w:rPr>
            </w:pPr>
            <w:r>
              <w:rPr>
                <w:rFonts w:hint="default"/>
                <w:b/>
                <w:bCs/>
                <w:lang w:val="en-IN"/>
              </w:rPr>
              <w:t>District</w:t>
            </w:r>
          </w:p>
        </w:tc>
        <w:tc>
          <w:tcPr>
            <w:tcW w:w="2494" w:type="dxa"/>
          </w:tcPr>
          <w:p w14:paraId="189C32D4">
            <w:pPr>
              <w:spacing w:after="0" w:line="240" w:lineRule="auto"/>
              <w:rPr>
                <w:rFonts w:hint="default"/>
                <w:b/>
                <w:bCs/>
                <w:lang w:val="en-IN"/>
              </w:rPr>
            </w:pPr>
            <w:r>
              <w:rPr>
                <w:rFonts w:hint="default"/>
                <w:b/>
                <w:bCs/>
                <w:lang w:val="en-IN"/>
              </w:rPr>
              <w:t>Selected Intensive Block</w:t>
            </w:r>
          </w:p>
        </w:tc>
        <w:tc>
          <w:tcPr>
            <w:tcW w:w="1850" w:type="dxa"/>
          </w:tcPr>
          <w:p w14:paraId="3B56AD95">
            <w:pPr>
              <w:spacing w:after="0" w:line="240" w:lineRule="auto"/>
              <w:rPr>
                <w:rFonts w:hint="default"/>
                <w:b/>
                <w:bCs/>
                <w:lang w:val="en-IN"/>
              </w:rPr>
            </w:pPr>
            <w:r>
              <w:rPr>
                <w:rFonts w:hint="default"/>
                <w:b/>
                <w:bCs/>
                <w:lang w:val="en-IN"/>
              </w:rPr>
              <w:t>Number of SHGs</w:t>
            </w:r>
          </w:p>
        </w:tc>
        <w:tc>
          <w:tcPr>
            <w:tcW w:w="2520" w:type="dxa"/>
          </w:tcPr>
          <w:p w14:paraId="074DFA4F">
            <w:pPr>
              <w:spacing w:after="0" w:line="240" w:lineRule="auto"/>
              <w:rPr>
                <w:rFonts w:hint="default"/>
                <w:b/>
                <w:bCs/>
                <w:lang w:val="en-IN"/>
              </w:rPr>
            </w:pPr>
            <w:r>
              <w:rPr>
                <w:rFonts w:hint="default"/>
                <w:b/>
                <w:bCs/>
                <w:lang w:val="en-IN"/>
              </w:rPr>
              <w:t xml:space="preserve">Number of SHG Member </w:t>
            </w:r>
          </w:p>
        </w:tc>
      </w:tr>
      <w:tr w14:paraId="375E2C8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31" w:type="dxa"/>
          </w:tcPr>
          <w:p w14:paraId="42854845">
            <w:pPr>
              <w:spacing w:after="0" w:line="240" w:lineRule="auto"/>
              <w:rPr>
                <w:rFonts w:hint="default"/>
                <w:b/>
                <w:bCs/>
                <w:lang w:val="en-IN"/>
              </w:rPr>
            </w:pPr>
            <w:r>
              <w:rPr>
                <w:rFonts w:hint="default"/>
                <w:b/>
                <w:bCs/>
                <w:lang w:val="en-IN"/>
              </w:rPr>
              <w:t>1</w:t>
            </w:r>
          </w:p>
        </w:tc>
        <w:tc>
          <w:tcPr>
            <w:tcW w:w="854" w:type="dxa"/>
          </w:tcPr>
          <w:p w14:paraId="380C4DDC">
            <w:pPr>
              <w:spacing w:after="0" w:line="240" w:lineRule="auto"/>
              <w:rPr>
                <w:rFonts w:hint="default"/>
                <w:b/>
                <w:bCs/>
                <w:lang w:val="en-IN"/>
              </w:rPr>
            </w:pPr>
            <w:r>
              <w:rPr>
                <w:rFonts w:hint="default"/>
                <w:b/>
                <w:bCs/>
                <w:lang w:val="en-IN"/>
              </w:rPr>
              <w:t>Shimla</w:t>
            </w:r>
          </w:p>
        </w:tc>
        <w:tc>
          <w:tcPr>
            <w:tcW w:w="2494" w:type="dxa"/>
          </w:tcPr>
          <w:p w14:paraId="0E80C7E9">
            <w:pPr>
              <w:spacing w:after="0" w:line="240" w:lineRule="auto"/>
              <w:rPr>
                <w:rFonts w:hint="default"/>
                <w:b/>
                <w:bCs/>
                <w:lang w:val="en-IN"/>
              </w:rPr>
            </w:pPr>
            <w:r>
              <w:rPr>
                <w:rFonts w:hint="default"/>
                <w:b/>
                <w:bCs/>
                <w:lang w:val="en-IN"/>
              </w:rPr>
              <w:t>Basantpur</w:t>
            </w:r>
          </w:p>
        </w:tc>
        <w:tc>
          <w:tcPr>
            <w:tcW w:w="1850" w:type="dxa"/>
          </w:tcPr>
          <w:p w14:paraId="7B69BBCB">
            <w:pPr>
              <w:spacing w:after="0" w:line="240" w:lineRule="auto"/>
              <w:rPr>
                <w:rFonts w:hint="default"/>
                <w:b/>
                <w:bCs/>
                <w:lang w:val="en-IN"/>
              </w:rPr>
            </w:pPr>
            <w:r>
              <w:rPr>
                <w:rFonts w:hint="default"/>
                <w:b/>
                <w:bCs/>
                <w:lang w:val="en-IN"/>
              </w:rPr>
              <w:t>366</w:t>
            </w:r>
          </w:p>
        </w:tc>
        <w:tc>
          <w:tcPr>
            <w:tcW w:w="2520" w:type="dxa"/>
          </w:tcPr>
          <w:p w14:paraId="2E21D40D">
            <w:pPr>
              <w:spacing w:after="0" w:line="240" w:lineRule="auto"/>
              <w:rPr>
                <w:rFonts w:hint="default"/>
                <w:b/>
                <w:bCs/>
                <w:lang w:val="en-IN"/>
              </w:rPr>
            </w:pPr>
            <w:r>
              <w:rPr>
                <w:rFonts w:hint="default"/>
                <w:b/>
                <w:bCs/>
                <w:lang w:val="en-IN"/>
              </w:rPr>
              <w:t>3277</w:t>
            </w:r>
          </w:p>
        </w:tc>
      </w:tr>
      <w:tr w14:paraId="08311CE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31" w:type="dxa"/>
          </w:tcPr>
          <w:p w14:paraId="3AA46FDA">
            <w:pPr>
              <w:spacing w:after="0" w:line="240" w:lineRule="auto"/>
              <w:rPr>
                <w:rFonts w:hint="default"/>
                <w:b/>
                <w:bCs/>
                <w:lang w:val="en-IN"/>
              </w:rPr>
            </w:pPr>
            <w:r>
              <w:rPr>
                <w:rFonts w:hint="default"/>
                <w:b/>
                <w:bCs/>
                <w:lang w:val="en-IN"/>
              </w:rPr>
              <w:t>2</w:t>
            </w:r>
          </w:p>
        </w:tc>
        <w:tc>
          <w:tcPr>
            <w:tcW w:w="854" w:type="dxa"/>
          </w:tcPr>
          <w:p w14:paraId="3CC2D2C0">
            <w:pPr>
              <w:spacing w:after="0" w:line="240" w:lineRule="auto"/>
              <w:rPr>
                <w:rFonts w:hint="default"/>
                <w:b/>
                <w:bCs/>
                <w:lang w:val="en-IN"/>
              </w:rPr>
            </w:pPr>
            <w:r>
              <w:rPr>
                <w:rFonts w:hint="default"/>
                <w:b/>
                <w:bCs/>
                <w:lang w:val="en-IN"/>
              </w:rPr>
              <w:t>Mandi</w:t>
            </w:r>
          </w:p>
        </w:tc>
        <w:tc>
          <w:tcPr>
            <w:tcW w:w="2494" w:type="dxa"/>
          </w:tcPr>
          <w:p w14:paraId="47A3D010">
            <w:pPr>
              <w:spacing w:after="0" w:line="240" w:lineRule="auto"/>
              <w:rPr>
                <w:rFonts w:hint="default"/>
                <w:b/>
                <w:bCs/>
                <w:lang w:val="en-IN"/>
              </w:rPr>
            </w:pPr>
            <w:r>
              <w:rPr>
                <w:rFonts w:hint="default"/>
                <w:b/>
                <w:bCs/>
                <w:lang w:val="en-IN"/>
              </w:rPr>
              <w:t>Mandi Sadar</w:t>
            </w:r>
          </w:p>
        </w:tc>
        <w:tc>
          <w:tcPr>
            <w:tcW w:w="1850" w:type="dxa"/>
          </w:tcPr>
          <w:p w14:paraId="28DCC075">
            <w:pPr>
              <w:spacing w:after="0" w:line="240" w:lineRule="auto"/>
              <w:rPr>
                <w:rFonts w:hint="default"/>
                <w:b/>
                <w:bCs/>
                <w:lang w:val="en-IN"/>
              </w:rPr>
            </w:pPr>
            <w:r>
              <w:rPr>
                <w:rFonts w:hint="default"/>
                <w:b/>
                <w:bCs/>
                <w:lang w:val="en-IN"/>
              </w:rPr>
              <w:t>976</w:t>
            </w:r>
          </w:p>
        </w:tc>
        <w:tc>
          <w:tcPr>
            <w:tcW w:w="2520" w:type="dxa"/>
          </w:tcPr>
          <w:p w14:paraId="0EA31FDF">
            <w:pPr>
              <w:spacing w:after="0" w:line="240" w:lineRule="auto"/>
              <w:rPr>
                <w:rFonts w:hint="default"/>
                <w:b/>
                <w:bCs/>
                <w:lang w:val="en-IN"/>
              </w:rPr>
            </w:pPr>
            <w:r>
              <w:rPr>
                <w:rFonts w:hint="default"/>
                <w:b/>
                <w:bCs/>
                <w:lang w:val="en-IN"/>
              </w:rPr>
              <w:t>8281</w:t>
            </w:r>
          </w:p>
        </w:tc>
      </w:tr>
      <w:tr w14:paraId="2972473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31" w:type="dxa"/>
          </w:tcPr>
          <w:p w14:paraId="267D9512">
            <w:pPr>
              <w:spacing w:after="0" w:line="240" w:lineRule="auto"/>
              <w:rPr>
                <w:rFonts w:hint="default"/>
                <w:b/>
                <w:bCs/>
                <w:lang w:val="en-IN"/>
              </w:rPr>
            </w:pPr>
            <w:r>
              <w:rPr>
                <w:rFonts w:hint="default"/>
                <w:b/>
                <w:bCs/>
                <w:lang w:val="en-IN"/>
              </w:rPr>
              <w:t>3</w:t>
            </w:r>
          </w:p>
        </w:tc>
        <w:tc>
          <w:tcPr>
            <w:tcW w:w="854" w:type="dxa"/>
          </w:tcPr>
          <w:p w14:paraId="04E4853E">
            <w:pPr>
              <w:spacing w:after="0" w:line="240" w:lineRule="auto"/>
              <w:rPr>
                <w:rFonts w:hint="default"/>
                <w:b/>
                <w:bCs/>
                <w:lang w:val="en-IN"/>
              </w:rPr>
            </w:pPr>
            <w:r>
              <w:rPr>
                <w:rFonts w:hint="default"/>
                <w:b/>
                <w:bCs/>
                <w:lang w:val="en-IN"/>
              </w:rPr>
              <w:t>Kangra</w:t>
            </w:r>
          </w:p>
        </w:tc>
        <w:tc>
          <w:tcPr>
            <w:tcW w:w="2494" w:type="dxa"/>
          </w:tcPr>
          <w:p w14:paraId="6089CB76">
            <w:pPr>
              <w:spacing w:after="0" w:line="240" w:lineRule="auto"/>
              <w:rPr>
                <w:rFonts w:hint="default"/>
                <w:b/>
                <w:bCs/>
                <w:lang w:val="en-IN"/>
              </w:rPr>
            </w:pPr>
            <w:r>
              <w:rPr>
                <w:rFonts w:hint="default"/>
                <w:b/>
                <w:bCs/>
                <w:lang w:val="en-IN"/>
              </w:rPr>
              <w:t>Nurpur</w:t>
            </w:r>
          </w:p>
        </w:tc>
        <w:tc>
          <w:tcPr>
            <w:tcW w:w="1850" w:type="dxa"/>
          </w:tcPr>
          <w:p w14:paraId="5CC51909">
            <w:pPr>
              <w:spacing w:after="0" w:line="240" w:lineRule="auto"/>
              <w:rPr>
                <w:rFonts w:hint="default"/>
                <w:b/>
                <w:bCs/>
                <w:lang w:val="en-IN"/>
              </w:rPr>
            </w:pPr>
            <w:r>
              <w:rPr>
                <w:rFonts w:hint="default"/>
                <w:b/>
                <w:bCs/>
                <w:lang w:val="en-IN"/>
              </w:rPr>
              <w:t>418</w:t>
            </w:r>
          </w:p>
        </w:tc>
        <w:tc>
          <w:tcPr>
            <w:tcW w:w="2520" w:type="dxa"/>
          </w:tcPr>
          <w:p w14:paraId="030C3033">
            <w:pPr>
              <w:spacing w:after="0" w:line="240" w:lineRule="auto"/>
              <w:rPr>
                <w:rFonts w:hint="default"/>
                <w:b/>
                <w:bCs/>
                <w:lang w:val="en-IN"/>
              </w:rPr>
            </w:pPr>
            <w:r>
              <w:rPr>
                <w:rFonts w:hint="default"/>
                <w:b/>
                <w:bCs/>
                <w:lang w:val="en-IN"/>
              </w:rPr>
              <w:t>3540</w:t>
            </w:r>
          </w:p>
        </w:tc>
      </w:tr>
      <w:tr w14:paraId="14EDE4E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31" w:type="dxa"/>
          </w:tcPr>
          <w:p w14:paraId="37E4E439">
            <w:pPr>
              <w:spacing w:after="0" w:line="240" w:lineRule="auto"/>
              <w:rPr>
                <w:rFonts w:hint="default"/>
                <w:b/>
                <w:bCs/>
                <w:lang w:val="en-IN"/>
              </w:rPr>
            </w:pPr>
          </w:p>
        </w:tc>
        <w:tc>
          <w:tcPr>
            <w:tcW w:w="854" w:type="dxa"/>
          </w:tcPr>
          <w:p w14:paraId="1FC3783B">
            <w:pPr>
              <w:spacing w:after="0" w:line="240" w:lineRule="auto"/>
              <w:rPr>
                <w:rFonts w:hint="default"/>
                <w:b/>
                <w:bCs/>
                <w:lang w:val="en-IN"/>
              </w:rPr>
            </w:pPr>
          </w:p>
        </w:tc>
        <w:tc>
          <w:tcPr>
            <w:tcW w:w="2494" w:type="dxa"/>
          </w:tcPr>
          <w:p w14:paraId="437D6B4D">
            <w:pPr>
              <w:spacing w:after="0" w:line="240" w:lineRule="auto"/>
              <w:rPr>
                <w:rFonts w:hint="default"/>
                <w:b/>
                <w:bCs/>
                <w:lang w:val="en-IN"/>
              </w:rPr>
            </w:pPr>
            <w:r>
              <w:rPr>
                <w:rFonts w:hint="default"/>
                <w:b/>
                <w:bCs/>
                <w:lang w:val="en-IN"/>
              </w:rPr>
              <w:t>Total</w:t>
            </w:r>
          </w:p>
        </w:tc>
        <w:tc>
          <w:tcPr>
            <w:tcW w:w="1850" w:type="dxa"/>
          </w:tcPr>
          <w:p w14:paraId="19ED56BE">
            <w:pPr>
              <w:spacing w:after="0" w:line="240" w:lineRule="auto"/>
              <w:rPr>
                <w:rFonts w:hint="default"/>
                <w:b/>
                <w:bCs/>
                <w:lang w:val="en-IN"/>
              </w:rPr>
            </w:pPr>
            <w:r>
              <w:rPr>
                <w:rFonts w:hint="default"/>
                <w:b/>
                <w:bCs/>
                <w:lang w:val="en-IN"/>
              </w:rPr>
              <w:t>1760</w:t>
            </w:r>
          </w:p>
        </w:tc>
        <w:tc>
          <w:tcPr>
            <w:tcW w:w="2520" w:type="dxa"/>
          </w:tcPr>
          <w:p w14:paraId="21130F24">
            <w:pPr>
              <w:spacing w:after="0" w:line="240" w:lineRule="auto"/>
              <w:rPr>
                <w:rFonts w:hint="default"/>
                <w:b/>
                <w:bCs/>
                <w:lang w:val="en-IN"/>
              </w:rPr>
            </w:pPr>
            <w:r>
              <w:rPr>
                <w:rFonts w:hint="default"/>
                <w:b/>
                <w:bCs/>
                <w:lang w:val="en-IN"/>
              </w:rPr>
              <w:t>15098</w:t>
            </w:r>
          </w:p>
        </w:tc>
      </w:tr>
    </w:tbl>
    <w:p w14:paraId="09A266BF">
      <w:pPr>
        <w:pStyle w:val="31"/>
        <w:numPr>
          <w:ilvl w:val="0"/>
          <w:numId w:val="0"/>
        </w:numPr>
        <w:spacing w:line="360" w:lineRule="auto"/>
        <w:ind w:firstLine="5283" w:firstLineChars="220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 Source :NRLM MIS Report,2026</w:t>
      </w:r>
    </w:p>
    <w:p w14:paraId="6B01E9FF">
      <w:pPr>
        <w:pStyle w:val="31"/>
        <w:numPr>
          <w:ilvl w:val="0"/>
          <w:numId w:val="0"/>
        </w:numPr>
        <w:spacing w:line="360" w:lineRule="auto"/>
        <w:ind w:left="360" w:leftChars="0"/>
        <w:jc w:val="both"/>
        <w:rPr>
          <w:rFonts w:hint="default" w:ascii="Times New Roman" w:hAnsi="Times New Roman" w:cs="Times New Roman"/>
          <w:sz w:val="24"/>
          <w:szCs w:val="24"/>
        </w:rPr>
      </w:pPr>
    </w:p>
    <w:p w14:paraId="7DA17042">
      <w:pPr>
        <w:pStyle w:val="31"/>
        <w:numPr>
          <w:ilvl w:val="0"/>
          <w:numId w:val="0"/>
        </w:numPr>
        <w:spacing w:line="360" w:lineRule="auto"/>
        <w:ind w:left="360" w:left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1.10.3 Selection of Gram Panchayats</w:t>
      </w:r>
    </w:p>
    <w:p w14:paraId="57C6949F">
      <w:pPr>
        <w:pStyle w:val="31"/>
        <w:numPr>
          <w:ilvl w:val="0"/>
          <w:numId w:val="0"/>
        </w:numPr>
        <w:spacing w:line="360" w:lineRule="auto"/>
        <w:ind w:left="360" w:leftChars="0"/>
        <w:jc w:val="both"/>
        <w:rPr>
          <w:rFonts w:hint="default" w:ascii="Times New Roman" w:hAnsi="Times New Roman" w:cs="Times New Roman"/>
          <w:sz w:val="24"/>
          <w:szCs w:val="24"/>
        </w:rPr>
      </w:pPr>
    </w:p>
    <w:p w14:paraId="0285FF7E">
      <w:pPr>
        <w:pStyle w:val="31"/>
        <w:numPr>
          <w:ilvl w:val="0"/>
          <w:numId w:val="0"/>
        </w:numPr>
        <w:spacing w:line="360" w:lineRule="auto"/>
        <w:ind w:left="360" w:leftChars="0"/>
        <w:jc w:val="both"/>
        <w:rPr>
          <w:rFonts w:hint="default" w:ascii="Times New Roman" w:hAnsi="Times New Roman" w:cs="Times New Roman"/>
          <w:sz w:val="24"/>
          <w:szCs w:val="24"/>
        </w:rPr>
      </w:pPr>
      <w:r>
        <w:rPr>
          <w:rFonts w:hint="default" w:ascii="Times New Roman" w:hAnsi="Times New Roman" w:cs="Times New Roman"/>
          <w:sz w:val="24"/>
          <w:szCs w:val="24"/>
        </w:rPr>
        <w:t>In the third stage, four Gram Panchayats from each selected block (twelve Gram Panchayats in total) will be selected purposively. The Gram Panchayats will be selected on the basis of higher concentration of Self-Help Groups (SHGs), active implementation of NRLM activities, adequate number of women beneficiaries, geographical representation within the block and accessibility for field investigation. This approach will ensure representative coverage of the study area and improve the reliability of the findings.</w:t>
      </w:r>
    </w:p>
    <w:p w14:paraId="227B740E">
      <w:pPr>
        <w:pStyle w:val="31"/>
        <w:numPr>
          <w:ilvl w:val="0"/>
          <w:numId w:val="0"/>
        </w:numPr>
        <w:spacing w:line="360" w:lineRule="auto"/>
        <w:ind w:left="360" w:leftChars="0"/>
        <w:jc w:val="both"/>
        <w:rPr>
          <w:rFonts w:hint="default" w:ascii="Times New Roman" w:hAnsi="Times New Roman" w:cs="Times New Roman"/>
          <w:sz w:val="24"/>
          <w:szCs w:val="24"/>
        </w:rPr>
      </w:pPr>
      <w:bookmarkStart w:id="1" w:name="_GoBack"/>
      <w:bookmarkEnd w:id="1"/>
    </w:p>
    <w:p w14:paraId="3D5AE164">
      <w:pPr>
        <w:pStyle w:val="31"/>
        <w:numPr>
          <w:ilvl w:val="0"/>
          <w:numId w:val="0"/>
        </w:numPr>
        <w:spacing w:line="360" w:lineRule="auto"/>
        <w:ind w:left="360" w:leftChars="0"/>
        <w:jc w:val="both"/>
        <w:rPr>
          <w:rFonts w:hint="default" w:ascii="Times New Roman" w:hAnsi="Times New Roman" w:cs="Times New Roman"/>
          <w:sz w:val="24"/>
          <w:szCs w:val="24"/>
        </w:rPr>
      </w:pPr>
    </w:p>
    <w:p w14:paraId="6F44992E">
      <w:pPr>
        <w:pStyle w:val="31"/>
        <w:numPr>
          <w:ilvl w:val="0"/>
          <w:numId w:val="0"/>
        </w:numPr>
        <w:spacing w:line="360" w:lineRule="auto"/>
        <w:ind w:left="360" w:leftChars="0"/>
        <w:jc w:val="both"/>
        <w:rPr>
          <w:rFonts w:hint="default" w:ascii="Times New Roman" w:hAnsi="Times New Roman" w:cs="Times New Roman"/>
          <w:sz w:val="24"/>
          <w:szCs w:val="24"/>
        </w:rPr>
      </w:pPr>
    </w:p>
    <w:p w14:paraId="134F5312">
      <w:pPr>
        <w:pStyle w:val="31"/>
        <w:numPr>
          <w:ilvl w:val="0"/>
          <w:numId w:val="0"/>
        </w:numPr>
        <w:spacing w:line="360" w:lineRule="auto"/>
        <w:ind w:left="360" w:left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1.10.4 Selection of Respondents</w:t>
      </w:r>
    </w:p>
    <w:p w14:paraId="70800F40">
      <w:pPr>
        <w:pStyle w:val="31"/>
        <w:numPr>
          <w:ilvl w:val="0"/>
          <w:numId w:val="0"/>
        </w:numPr>
        <w:spacing w:line="360" w:lineRule="auto"/>
        <w:ind w:left="360" w:leftChars="0"/>
        <w:jc w:val="both"/>
        <w:rPr>
          <w:rFonts w:hint="default" w:ascii="Times New Roman" w:hAnsi="Times New Roman" w:cs="Times New Roman"/>
          <w:sz w:val="24"/>
          <w:szCs w:val="24"/>
        </w:rPr>
      </w:pPr>
    </w:p>
    <w:p w14:paraId="4CCACBB3">
      <w:pPr>
        <w:pStyle w:val="31"/>
        <w:numPr>
          <w:ilvl w:val="0"/>
          <w:numId w:val="0"/>
        </w:numPr>
        <w:spacing w:line="360" w:lineRule="auto"/>
        <w:ind w:left="360" w:leftChars="0"/>
        <w:jc w:val="both"/>
        <w:rPr>
          <w:rFonts w:hint="default" w:ascii="Times New Roman" w:hAnsi="Times New Roman" w:cs="Times New Roman"/>
          <w:sz w:val="24"/>
          <w:szCs w:val="24"/>
        </w:rPr>
      </w:pPr>
      <w:r>
        <w:rPr>
          <w:rFonts w:hint="default" w:ascii="Times New Roman" w:hAnsi="Times New Roman" w:cs="Times New Roman"/>
          <w:sz w:val="24"/>
          <w:szCs w:val="24"/>
        </w:rPr>
        <w:t>In the fourth stage, a total of 450 respondents will be selected for the study. Out of these, 400 women beneficiaries associated with Self-Help Groups (SHGs) under NRLM will be selected through proportionate random sampling from the selected Gram Panchayats. The sample will be proportionately distributed among the selected blocks on the basis of the total number of SHGs to ensure representative coverage of the study population.</w:t>
      </w:r>
    </w:p>
    <w:p w14:paraId="21A7712F">
      <w:pPr>
        <w:pStyle w:val="31"/>
        <w:numPr>
          <w:ilvl w:val="0"/>
          <w:numId w:val="0"/>
        </w:numPr>
        <w:spacing w:line="360" w:lineRule="auto"/>
        <w:ind w:left="360" w:leftChars="0"/>
        <w:jc w:val="both"/>
        <w:rPr>
          <w:rFonts w:hint="default" w:ascii="Times New Roman" w:hAnsi="Times New Roman" w:cs="Times New Roman"/>
          <w:sz w:val="24"/>
          <w:szCs w:val="24"/>
        </w:rPr>
      </w:pPr>
      <w:r>
        <w:rPr>
          <w:rFonts w:hint="default" w:ascii="Times New Roman" w:hAnsi="Times New Roman" w:cs="Times New Roman"/>
          <w:sz w:val="24"/>
          <w:szCs w:val="24"/>
        </w:rPr>
        <w:t>In addition, 50 key informants comprising State Rural Livelihood Mission (SRLM) officials, District Mission Management Unit (DMMU) officials, Block Mission Management Unit (BMMU) officials, Community Resource Persons (CRPs), Bank officials, Village Organisation (VO) leaders and Cluster Level Federation (CLF) representatives will be selected purposively to obtain qualitative information regarding the implementation and effectiveness of NRLM.</w:t>
      </w:r>
    </w:p>
    <w:p w14:paraId="20B426E2">
      <w:pPr>
        <w:pStyle w:val="31"/>
        <w:numPr>
          <w:ilvl w:val="0"/>
          <w:numId w:val="0"/>
        </w:numPr>
        <w:spacing w:line="360" w:lineRule="auto"/>
        <w:ind w:left="360" w:leftChars="0"/>
        <w:jc w:val="both"/>
        <w:rPr>
          <w:rFonts w:hint="default" w:ascii="Times New Roman" w:hAnsi="Times New Roman" w:cs="Times New Roman"/>
          <w:b/>
          <w:bCs/>
          <w:sz w:val="28"/>
          <w:szCs w:val="28"/>
        </w:rPr>
      </w:pPr>
    </w:p>
    <w:p w14:paraId="308C0E53">
      <w:pPr>
        <w:pStyle w:val="31"/>
        <w:numPr>
          <w:ilvl w:val="0"/>
          <w:numId w:val="0"/>
        </w:numPr>
        <w:spacing w:line="360" w:lineRule="auto"/>
        <w:ind w:left="360" w:left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1.10.5 Sample Size Determination</w:t>
      </w:r>
    </w:p>
    <w:p w14:paraId="0E6D0D25">
      <w:pPr>
        <w:pStyle w:val="31"/>
        <w:numPr>
          <w:ilvl w:val="0"/>
          <w:numId w:val="0"/>
        </w:numPr>
        <w:spacing w:line="360" w:lineRule="auto"/>
        <w:ind w:left="360" w:leftChars="0"/>
        <w:jc w:val="both"/>
        <w:rPr>
          <w:rFonts w:hint="default" w:ascii="Times New Roman" w:hAnsi="Times New Roman" w:cs="Times New Roman"/>
          <w:b/>
          <w:bCs/>
          <w:sz w:val="28"/>
          <w:szCs w:val="28"/>
        </w:rPr>
      </w:pPr>
    </w:p>
    <w:p w14:paraId="77AAB135">
      <w:pPr>
        <w:pStyle w:val="31"/>
        <w:numPr>
          <w:ilvl w:val="0"/>
          <w:numId w:val="0"/>
        </w:numPr>
        <w:spacing w:line="360" w:lineRule="auto"/>
        <w:ind w:left="360" w:leftChars="0"/>
        <w:jc w:val="both"/>
        <w:rPr>
          <w:rFonts w:hint="default" w:ascii="Times New Roman" w:hAnsi="Times New Roman" w:cs="Times New Roman"/>
          <w:sz w:val="24"/>
          <w:szCs w:val="24"/>
          <w:lang w:val="en-IN"/>
        </w:rPr>
      </w:pPr>
      <w:r>
        <w:rPr>
          <w:rFonts w:hint="default" w:ascii="Times New Roman" w:hAnsi="Times New Roman" w:cs="Times New Roman"/>
          <w:sz w:val="24"/>
          <w:szCs w:val="24"/>
        </w:rPr>
        <w:t>The total number of SHG women beneficiaries in the selected intensive blocks is 15,098. The sample size has been decided by considering the population size, the need for proper representation, and the feasibility of conducting the field survey. Out of the total population, 400 SHG women beneficiaries will be selected through proportionate random sampling. In addition, 50 key informants, including HPSRLM officials, DMMU and BMMU officials, Community Resource Persons (CRPs), bank officials, Village Organisation (VO) leaders and Cluster Level Federation (CLF) representatives, will be selected through purposive sampling to collect qualitative information. Thus, the total sample size for the study will be 450 respondents, which is considered adequate for achieving the objectives of the study</w:t>
      </w:r>
      <w:r>
        <w:rPr>
          <w:rFonts w:hint="default" w:ascii="Times New Roman" w:hAnsi="Times New Roman" w:cs="Times New Roman"/>
          <w:sz w:val="24"/>
          <w:szCs w:val="24"/>
          <w:lang w:val="en-IN"/>
        </w:rPr>
        <w:t>.</w:t>
      </w:r>
    </w:p>
    <w:p w14:paraId="00EE0913">
      <w:pPr>
        <w:pStyle w:val="31"/>
        <w:numPr>
          <w:ilvl w:val="0"/>
          <w:numId w:val="0"/>
        </w:numPr>
        <w:spacing w:line="360" w:lineRule="auto"/>
        <w:ind w:left="360" w:leftChars="0"/>
        <w:jc w:val="both"/>
        <w:rPr>
          <w:rFonts w:hint="default" w:ascii="Times New Roman" w:hAnsi="Times New Roman" w:cs="Times New Roman"/>
          <w:sz w:val="24"/>
          <w:szCs w:val="24"/>
          <w:lang w:val="en-IN"/>
        </w:rPr>
      </w:pPr>
    </w:p>
    <w:p w14:paraId="3A8EEF66">
      <w:pPr>
        <w:pStyle w:val="31"/>
        <w:numPr>
          <w:ilvl w:val="0"/>
          <w:numId w:val="0"/>
        </w:numPr>
        <w:spacing w:line="360" w:lineRule="auto"/>
        <w:ind w:left="360" w:leftChars="0"/>
        <w:jc w:val="both"/>
        <w:rPr>
          <w:rFonts w:hint="default" w:ascii="Times New Roman" w:hAnsi="Times New Roman" w:cs="Times New Roman"/>
          <w:sz w:val="24"/>
          <w:szCs w:val="24"/>
        </w:rPr>
      </w:pPr>
    </w:p>
    <w:tbl>
      <w:tblPr>
        <w:tblStyle w:val="16"/>
        <w:tblW w:w="0" w:type="auto"/>
        <w:tblInd w:w="493"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87"/>
        <w:gridCol w:w="2464"/>
        <w:gridCol w:w="2656"/>
        <w:gridCol w:w="2642"/>
      </w:tblGrid>
      <w:tr w14:paraId="4B11BD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17" w:type="dxa"/>
          </w:tcPr>
          <w:p w14:paraId="388DD362">
            <w:pPr>
              <w:spacing w:after="0" w:line="240" w:lineRule="auto"/>
              <w:rPr>
                <w:rFonts w:hint="default"/>
                <w:b/>
                <w:bCs/>
                <w:lang w:val="en-IN"/>
              </w:rPr>
            </w:pPr>
            <w:r>
              <w:rPr>
                <w:rFonts w:hint="default"/>
                <w:b/>
                <w:bCs/>
                <w:lang w:val="en-IN"/>
              </w:rPr>
              <w:t>Serial No.</w:t>
            </w:r>
          </w:p>
        </w:tc>
        <w:tc>
          <w:tcPr>
            <w:tcW w:w="2031" w:type="dxa"/>
          </w:tcPr>
          <w:p w14:paraId="05B2D41D">
            <w:pPr>
              <w:spacing w:after="0" w:line="240" w:lineRule="auto"/>
              <w:rPr>
                <w:rFonts w:hint="default"/>
                <w:b/>
                <w:bCs/>
                <w:lang w:val="en-IN"/>
              </w:rPr>
            </w:pPr>
            <w:r>
              <w:rPr>
                <w:rFonts w:hint="default"/>
                <w:b/>
                <w:bCs/>
                <w:lang w:val="en-IN"/>
              </w:rPr>
              <w:t>Cateogry</w:t>
            </w:r>
          </w:p>
        </w:tc>
        <w:tc>
          <w:tcPr>
            <w:tcW w:w="2820" w:type="dxa"/>
          </w:tcPr>
          <w:p w14:paraId="7C38B7CA">
            <w:pPr>
              <w:spacing w:after="0" w:line="240" w:lineRule="auto"/>
              <w:rPr>
                <w:rFonts w:hint="default"/>
                <w:b/>
                <w:bCs/>
                <w:lang w:val="en-IN"/>
              </w:rPr>
            </w:pPr>
            <w:r>
              <w:rPr>
                <w:rFonts w:hint="default"/>
                <w:b/>
                <w:bCs/>
                <w:lang w:val="en-IN"/>
              </w:rPr>
              <w:t xml:space="preserve"> Population</w:t>
            </w:r>
          </w:p>
        </w:tc>
        <w:tc>
          <w:tcPr>
            <w:tcW w:w="2772" w:type="dxa"/>
          </w:tcPr>
          <w:p w14:paraId="4A9A02C1">
            <w:pPr>
              <w:spacing w:after="0" w:line="240" w:lineRule="auto"/>
              <w:rPr>
                <w:rFonts w:hint="default"/>
                <w:b/>
                <w:bCs/>
                <w:lang w:val="en-IN"/>
              </w:rPr>
            </w:pPr>
            <w:r>
              <w:rPr>
                <w:rFonts w:hint="default"/>
                <w:b/>
                <w:bCs/>
                <w:lang w:val="en-IN"/>
              </w:rPr>
              <w:t>Sampling Technique</w:t>
            </w:r>
          </w:p>
        </w:tc>
      </w:tr>
      <w:tr w14:paraId="6E02E36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17" w:type="dxa"/>
          </w:tcPr>
          <w:p w14:paraId="5A8E3BEC">
            <w:pPr>
              <w:spacing w:after="0" w:line="240" w:lineRule="auto"/>
              <w:rPr>
                <w:rFonts w:hint="default"/>
                <w:b/>
                <w:bCs/>
                <w:lang w:val="en-IN"/>
              </w:rPr>
            </w:pPr>
            <w:r>
              <w:rPr>
                <w:rFonts w:hint="default"/>
                <w:b/>
                <w:bCs/>
                <w:lang w:val="en-IN"/>
              </w:rPr>
              <w:t>1</w:t>
            </w:r>
          </w:p>
        </w:tc>
        <w:tc>
          <w:tcPr>
            <w:tcW w:w="2031" w:type="dxa"/>
          </w:tcPr>
          <w:p w14:paraId="7C04A076">
            <w:pPr>
              <w:spacing w:after="0" w:line="240" w:lineRule="auto"/>
              <w:rPr>
                <w:rFonts w:hint="default"/>
                <w:b/>
                <w:bCs/>
                <w:lang w:val="en-IN"/>
              </w:rPr>
            </w:pPr>
            <w:r>
              <w:rPr>
                <w:rFonts w:hint="default"/>
                <w:b/>
                <w:bCs/>
                <w:lang w:val="en-IN"/>
              </w:rPr>
              <w:t>SHG Women Beneficery</w:t>
            </w:r>
          </w:p>
        </w:tc>
        <w:tc>
          <w:tcPr>
            <w:tcW w:w="2820" w:type="dxa"/>
          </w:tcPr>
          <w:p w14:paraId="1995B5A2">
            <w:pPr>
              <w:spacing w:after="0" w:line="240" w:lineRule="auto"/>
              <w:rPr>
                <w:rFonts w:hint="default"/>
                <w:b/>
                <w:bCs/>
                <w:lang w:val="en-IN"/>
              </w:rPr>
            </w:pPr>
            <w:r>
              <w:rPr>
                <w:rFonts w:hint="default"/>
                <w:b/>
                <w:bCs/>
                <w:lang w:val="en-IN"/>
              </w:rPr>
              <w:t>15098</w:t>
            </w:r>
          </w:p>
        </w:tc>
        <w:tc>
          <w:tcPr>
            <w:tcW w:w="2772" w:type="dxa"/>
          </w:tcPr>
          <w:p w14:paraId="0AACC8B3">
            <w:pPr>
              <w:spacing w:after="0" w:line="240" w:lineRule="auto"/>
              <w:rPr>
                <w:rFonts w:hint="default"/>
                <w:b/>
                <w:bCs/>
                <w:lang w:val="en-IN"/>
              </w:rPr>
            </w:pPr>
            <w:r>
              <w:rPr>
                <w:rFonts w:hint="default"/>
                <w:b/>
                <w:bCs/>
                <w:lang w:val="en-IN"/>
              </w:rPr>
              <w:t xml:space="preserve">           -</w:t>
            </w:r>
          </w:p>
        </w:tc>
      </w:tr>
      <w:tr w14:paraId="093D200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17" w:type="dxa"/>
          </w:tcPr>
          <w:p w14:paraId="656237FA">
            <w:pPr>
              <w:spacing w:after="0" w:line="240" w:lineRule="auto"/>
              <w:rPr>
                <w:rFonts w:hint="default"/>
                <w:b/>
                <w:bCs/>
                <w:lang w:val="en-IN"/>
              </w:rPr>
            </w:pPr>
            <w:r>
              <w:rPr>
                <w:rFonts w:hint="default"/>
                <w:b/>
                <w:bCs/>
                <w:lang w:val="en-IN"/>
              </w:rPr>
              <w:t>2</w:t>
            </w:r>
          </w:p>
        </w:tc>
        <w:tc>
          <w:tcPr>
            <w:tcW w:w="2031" w:type="dxa"/>
          </w:tcPr>
          <w:p w14:paraId="309C759F">
            <w:pPr>
              <w:spacing w:after="0" w:line="240" w:lineRule="auto"/>
              <w:rPr>
                <w:rFonts w:hint="default"/>
                <w:b/>
                <w:bCs/>
                <w:lang w:val="en-IN"/>
              </w:rPr>
            </w:pPr>
            <w:r>
              <w:rPr>
                <w:rFonts w:hint="default"/>
                <w:b/>
                <w:bCs/>
                <w:lang w:val="en-IN"/>
              </w:rPr>
              <w:t>SHG Women Respondent</w:t>
            </w:r>
          </w:p>
        </w:tc>
        <w:tc>
          <w:tcPr>
            <w:tcW w:w="2820" w:type="dxa"/>
          </w:tcPr>
          <w:p w14:paraId="2A6289EE">
            <w:pPr>
              <w:spacing w:after="0" w:line="240" w:lineRule="auto"/>
              <w:rPr>
                <w:rFonts w:hint="default"/>
                <w:b/>
                <w:bCs/>
                <w:lang w:val="en-IN"/>
              </w:rPr>
            </w:pPr>
            <w:r>
              <w:rPr>
                <w:rFonts w:hint="default"/>
                <w:b/>
                <w:bCs/>
                <w:lang w:val="en-IN"/>
              </w:rPr>
              <w:t>400</w:t>
            </w:r>
          </w:p>
        </w:tc>
        <w:tc>
          <w:tcPr>
            <w:tcW w:w="2772" w:type="dxa"/>
          </w:tcPr>
          <w:p w14:paraId="5DE083F5">
            <w:pPr>
              <w:spacing w:after="0" w:line="240" w:lineRule="auto"/>
              <w:rPr>
                <w:rFonts w:hint="default"/>
                <w:b/>
                <w:bCs/>
                <w:lang w:val="en-IN"/>
              </w:rPr>
            </w:pPr>
            <w:r>
              <w:rPr>
                <w:rFonts w:hint="default"/>
                <w:b/>
                <w:bCs/>
                <w:lang w:val="en-IN"/>
              </w:rPr>
              <w:t xml:space="preserve">   Proportionate Random Sampling </w:t>
            </w:r>
          </w:p>
        </w:tc>
      </w:tr>
      <w:tr w14:paraId="4F089D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17" w:type="dxa"/>
          </w:tcPr>
          <w:p w14:paraId="7E36AB79">
            <w:pPr>
              <w:spacing w:after="0" w:line="240" w:lineRule="auto"/>
              <w:rPr>
                <w:rFonts w:hint="default"/>
                <w:b/>
                <w:bCs/>
                <w:lang w:val="en-IN"/>
              </w:rPr>
            </w:pPr>
            <w:r>
              <w:rPr>
                <w:rFonts w:hint="default"/>
                <w:b/>
                <w:bCs/>
                <w:lang w:val="en-IN"/>
              </w:rPr>
              <w:t>3</w:t>
            </w:r>
          </w:p>
        </w:tc>
        <w:tc>
          <w:tcPr>
            <w:tcW w:w="2031" w:type="dxa"/>
          </w:tcPr>
          <w:p w14:paraId="496EFFCE">
            <w:pPr>
              <w:spacing w:after="0" w:line="240" w:lineRule="auto"/>
              <w:rPr>
                <w:rFonts w:hint="default"/>
                <w:b/>
                <w:bCs/>
                <w:lang w:val="en-IN"/>
              </w:rPr>
            </w:pPr>
            <w:r>
              <w:rPr>
                <w:rFonts w:hint="default"/>
                <w:b/>
                <w:bCs/>
                <w:lang w:val="en-IN"/>
              </w:rPr>
              <w:t>Key Informants HPSRLM ,DMMU,BMMU</w:t>
            </w:r>
          </w:p>
          <w:p w14:paraId="534FA2A6">
            <w:pPr>
              <w:spacing w:after="0" w:line="240" w:lineRule="auto"/>
              <w:rPr>
                <w:rFonts w:hint="default"/>
                <w:b/>
                <w:bCs/>
                <w:lang w:val="en-IN"/>
              </w:rPr>
            </w:pPr>
            <w:r>
              <w:rPr>
                <w:rFonts w:hint="default"/>
                <w:b/>
                <w:bCs/>
                <w:lang w:val="en-IN"/>
              </w:rPr>
              <w:t xml:space="preserve">Bank Officials and CBOs Leaders </w:t>
            </w:r>
          </w:p>
        </w:tc>
        <w:tc>
          <w:tcPr>
            <w:tcW w:w="2820" w:type="dxa"/>
          </w:tcPr>
          <w:p w14:paraId="05378C6B">
            <w:pPr>
              <w:spacing w:after="0" w:line="240" w:lineRule="auto"/>
              <w:rPr>
                <w:rFonts w:hint="default"/>
                <w:b/>
                <w:bCs/>
                <w:lang w:val="en-IN"/>
              </w:rPr>
            </w:pPr>
            <w:r>
              <w:rPr>
                <w:rFonts w:hint="default"/>
                <w:b/>
                <w:bCs/>
                <w:lang w:val="en-IN"/>
              </w:rPr>
              <w:t>50</w:t>
            </w:r>
          </w:p>
        </w:tc>
        <w:tc>
          <w:tcPr>
            <w:tcW w:w="2772" w:type="dxa"/>
          </w:tcPr>
          <w:p w14:paraId="48AB2479">
            <w:pPr>
              <w:spacing w:after="0" w:line="240" w:lineRule="auto"/>
              <w:rPr>
                <w:rFonts w:hint="default"/>
                <w:b/>
                <w:bCs/>
                <w:lang w:val="en-IN"/>
              </w:rPr>
            </w:pPr>
            <w:r>
              <w:rPr>
                <w:rFonts w:hint="default"/>
                <w:b/>
                <w:bCs/>
                <w:lang w:val="en-IN"/>
              </w:rPr>
              <w:t xml:space="preserve">   Purposive Sampling</w:t>
            </w:r>
          </w:p>
        </w:tc>
      </w:tr>
      <w:tr w14:paraId="3AE9FEC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17" w:type="dxa"/>
          </w:tcPr>
          <w:p w14:paraId="37A7CD63">
            <w:pPr>
              <w:spacing w:after="0" w:line="240" w:lineRule="auto"/>
              <w:rPr>
                <w:rFonts w:hint="default"/>
                <w:b/>
                <w:bCs/>
                <w:lang w:val="en-IN"/>
              </w:rPr>
            </w:pPr>
            <w:r>
              <w:rPr>
                <w:rFonts w:hint="default"/>
                <w:b/>
                <w:bCs/>
                <w:lang w:val="en-IN"/>
              </w:rPr>
              <w:t>4</w:t>
            </w:r>
          </w:p>
        </w:tc>
        <w:tc>
          <w:tcPr>
            <w:tcW w:w="2031" w:type="dxa"/>
          </w:tcPr>
          <w:p w14:paraId="74D936AA">
            <w:pPr>
              <w:spacing w:after="0" w:line="240" w:lineRule="auto"/>
              <w:rPr>
                <w:rFonts w:hint="default"/>
                <w:b/>
                <w:bCs/>
                <w:lang w:val="en-IN"/>
              </w:rPr>
            </w:pPr>
            <w:r>
              <w:rPr>
                <w:rFonts w:hint="default"/>
                <w:b/>
                <w:bCs/>
                <w:lang w:val="en-IN"/>
              </w:rPr>
              <w:t xml:space="preserve">Total Sample Size </w:t>
            </w:r>
          </w:p>
        </w:tc>
        <w:tc>
          <w:tcPr>
            <w:tcW w:w="2820" w:type="dxa"/>
          </w:tcPr>
          <w:p w14:paraId="451F9D64">
            <w:pPr>
              <w:spacing w:after="0" w:line="240" w:lineRule="auto"/>
              <w:rPr>
                <w:rFonts w:hint="default"/>
                <w:b/>
                <w:bCs/>
                <w:lang w:val="en-IN"/>
              </w:rPr>
            </w:pPr>
            <w:r>
              <w:rPr>
                <w:rFonts w:hint="default"/>
                <w:b/>
                <w:bCs/>
                <w:lang w:val="en-IN"/>
              </w:rPr>
              <w:t>450</w:t>
            </w:r>
          </w:p>
        </w:tc>
        <w:tc>
          <w:tcPr>
            <w:tcW w:w="2772" w:type="dxa"/>
          </w:tcPr>
          <w:p w14:paraId="197C2D80">
            <w:pPr>
              <w:spacing w:after="0" w:line="240" w:lineRule="auto"/>
              <w:rPr>
                <w:rFonts w:hint="default"/>
                <w:b/>
                <w:bCs/>
                <w:lang w:val="en-IN"/>
              </w:rPr>
            </w:pPr>
            <w:r>
              <w:rPr>
                <w:rFonts w:hint="default"/>
                <w:b/>
                <w:bCs/>
                <w:lang w:val="en-IN"/>
              </w:rPr>
              <w:t xml:space="preserve">    Mixed Sampling</w:t>
            </w:r>
          </w:p>
        </w:tc>
      </w:tr>
    </w:tbl>
    <w:p w14:paraId="3FB4D20A">
      <w:pPr>
        <w:pStyle w:val="31"/>
        <w:numPr>
          <w:ilvl w:val="0"/>
          <w:numId w:val="0"/>
        </w:numPr>
        <w:spacing w:line="360" w:lineRule="auto"/>
        <w:ind w:left="360" w:leftChars="0"/>
        <w:jc w:val="both"/>
        <w:rPr>
          <w:rFonts w:hint="default" w:ascii="Times New Roman" w:hAnsi="Times New Roman" w:cs="Times New Roman"/>
          <w:sz w:val="24"/>
          <w:szCs w:val="24"/>
          <w:lang w:val="en-IN"/>
        </w:rPr>
      </w:pPr>
    </w:p>
    <w:p w14:paraId="66B28DEE">
      <w:pPr>
        <w:pStyle w:val="31"/>
        <w:numPr>
          <w:ilvl w:val="0"/>
          <w:numId w:val="0"/>
        </w:numPr>
        <w:spacing w:line="360" w:lineRule="auto"/>
        <w:ind w:left="360" w:leftChars="0"/>
        <w:jc w:val="both"/>
        <w:rPr>
          <w:rFonts w:hint="default" w:ascii="Times New Roman" w:hAnsi="Times New Roman" w:cs="Times New Roman"/>
          <w:sz w:val="24"/>
          <w:szCs w:val="24"/>
        </w:rPr>
      </w:pPr>
    </w:p>
    <w:p w14:paraId="66B82699">
      <w:pPr>
        <w:pStyle w:val="31"/>
        <w:numPr>
          <w:ilvl w:val="0"/>
          <w:numId w:val="0"/>
        </w:numPr>
        <w:spacing w:line="360" w:lineRule="auto"/>
        <w:ind w:left="360" w:leftChars="0"/>
        <w:jc w:val="both"/>
        <w:rPr>
          <w:rFonts w:hint="default" w:ascii="Times New Roman" w:hAnsi="Times New Roman" w:cs="Times New Roman"/>
          <w:sz w:val="24"/>
          <w:szCs w:val="24"/>
        </w:rPr>
      </w:pPr>
    </w:p>
    <w:p w14:paraId="340DDBBA">
      <w:pPr>
        <w:pStyle w:val="31"/>
        <w:numPr>
          <w:ilvl w:val="0"/>
          <w:numId w:val="0"/>
        </w:numPr>
        <w:spacing w:line="360" w:lineRule="auto"/>
        <w:ind w:left="360" w:leftChars="0"/>
        <w:jc w:val="both"/>
        <w:rPr>
          <w:rFonts w:hint="default" w:ascii="Times New Roman" w:hAnsi="Times New Roman" w:cs="Times New Roman"/>
          <w:sz w:val="24"/>
          <w:szCs w:val="24"/>
        </w:rPr>
      </w:pPr>
    </w:p>
    <w:p w14:paraId="25B5E4C3">
      <w:pPr>
        <w:pStyle w:val="13"/>
        <w:spacing w:before="267" w:line="360" w:lineRule="auto"/>
        <w:ind w:left="0" w:right="20"/>
        <w:rPr>
          <w:b/>
          <w:bCs/>
          <w:spacing w:val="-10"/>
          <w:sz w:val="28"/>
          <w:szCs w:val="28"/>
          <w:lang w:val="en-IN"/>
        </w:rPr>
      </w:pPr>
      <w:r>
        <w:rPr>
          <w:b/>
          <w:bCs/>
          <w:sz w:val="28"/>
          <w:szCs w:val="28"/>
        </w:rPr>
        <w:t xml:space="preserve">1.11 </w:t>
      </w:r>
      <w:r>
        <w:rPr>
          <w:b/>
          <w:bCs/>
          <w:spacing w:val="-10"/>
          <w:sz w:val="28"/>
          <w:szCs w:val="28"/>
          <w:lang w:val="en-IN"/>
        </w:rPr>
        <w:t>Data Analysis and Statistical Tools</w:t>
      </w:r>
    </w:p>
    <w:p w14:paraId="1B25F307">
      <w:pPr>
        <w:pStyle w:val="13"/>
        <w:spacing w:before="267" w:line="360" w:lineRule="auto"/>
        <w:ind w:left="0" w:right="20"/>
        <w:rPr>
          <w:b/>
          <w:bCs/>
          <w:spacing w:val="-10"/>
          <w:sz w:val="28"/>
          <w:szCs w:val="28"/>
          <w:lang w:val="en-IN"/>
        </w:rPr>
      </w:pPr>
    </w:p>
    <w:p w14:paraId="30B5C82E">
      <w:pPr>
        <w:pStyle w:val="13"/>
        <w:numPr>
          <w:ilvl w:val="0"/>
          <w:numId w:val="0"/>
        </w:numPr>
        <w:spacing w:before="267" w:line="360" w:lineRule="auto"/>
        <w:ind w:left="360" w:leftChars="0" w:right="20" w:rightChars="0"/>
        <w:rPr>
          <w:rFonts w:hint="default"/>
          <w:b/>
          <w:bCs/>
          <w:spacing w:val="-10"/>
          <w:lang w:val="en-IN"/>
        </w:rPr>
      </w:pPr>
      <w:r>
        <w:rPr>
          <w:rFonts w:hint="default"/>
          <w:b/>
          <w:bCs/>
          <w:spacing w:val="-10"/>
          <w:lang w:val="en-IN"/>
        </w:rPr>
        <w:t>1. Descriptive Statistics (Frequency, Percentage, Mean and Standard Deviation)</w:t>
      </w:r>
    </w:p>
    <w:p w14:paraId="12C47028">
      <w:pPr>
        <w:pStyle w:val="13"/>
        <w:numPr>
          <w:ilvl w:val="0"/>
          <w:numId w:val="0"/>
        </w:numPr>
        <w:spacing w:before="267" w:line="360" w:lineRule="auto"/>
        <w:ind w:left="360" w:leftChars="0" w:right="20" w:rightChars="0"/>
        <w:rPr>
          <w:rFonts w:hint="default"/>
          <w:spacing w:val="-10"/>
          <w:lang w:val="en-IN"/>
        </w:rPr>
      </w:pPr>
      <w:r>
        <w:rPr>
          <w:rFonts w:hint="default"/>
          <w:spacing w:val="-10"/>
          <w:lang w:val="en-IN"/>
        </w:rPr>
        <w:t>Descriptive statistics will be used to describe the socio-economic profile of the respondents and to assess the level of financial inclusion, capacity building, SHG-bank linkage, livelihood outcomes and women's empowerment among rural women under NRLM.</w:t>
      </w:r>
    </w:p>
    <w:p w14:paraId="71E7414D">
      <w:pPr>
        <w:pStyle w:val="13"/>
        <w:numPr>
          <w:ilvl w:val="0"/>
          <w:numId w:val="0"/>
        </w:numPr>
        <w:spacing w:before="267" w:line="360" w:lineRule="auto"/>
        <w:ind w:left="360" w:leftChars="0" w:right="20" w:rightChars="0"/>
        <w:rPr>
          <w:rFonts w:hint="default"/>
          <w:spacing w:val="-10"/>
          <w:lang w:val="en-IN"/>
        </w:rPr>
      </w:pPr>
    </w:p>
    <w:p w14:paraId="0364F231">
      <w:pPr>
        <w:pStyle w:val="13"/>
        <w:numPr>
          <w:ilvl w:val="0"/>
          <w:numId w:val="0"/>
        </w:numPr>
        <w:spacing w:before="267" w:line="360" w:lineRule="auto"/>
        <w:ind w:right="20" w:rightChars="0" w:firstLine="440" w:firstLineChars="200"/>
        <w:rPr>
          <w:rFonts w:hint="default"/>
          <w:b/>
          <w:bCs/>
          <w:spacing w:val="-10"/>
          <w:lang w:val="en-IN"/>
        </w:rPr>
      </w:pPr>
      <w:r>
        <w:rPr>
          <w:rFonts w:hint="default"/>
          <w:b/>
          <w:bCs/>
          <w:spacing w:val="-10"/>
          <w:lang w:val="en-IN"/>
        </w:rPr>
        <w:t>2. Pearson Correlation Analysis</w:t>
      </w:r>
    </w:p>
    <w:p w14:paraId="06F859BF">
      <w:pPr>
        <w:pStyle w:val="13"/>
        <w:numPr>
          <w:ilvl w:val="0"/>
          <w:numId w:val="0"/>
        </w:numPr>
        <w:spacing w:before="267" w:line="360" w:lineRule="auto"/>
        <w:ind w:left="360" w:leftChars="0" w:right="20" w:rightChars="0"/>
        <w:rPr>
          <w:rFonts w:hint="default"/>
          <w:spacing w:val="-10"/>
          <w:lang w:val="en-IN"/>
        </w:rPr>
      </w:pPr>
      <w:r>
        <w:rPr>
          <w:rFonts w:hint="default"/>
          <w:spacing w:val="-10"/>
          <w:lang w:val="en-IN"/>
        </w:rPr>
        <w:t>Pearson Correlation will be employed to examine the strength and direction of the relationship among financial inclusion, capacity building, SHG-bank linkage, livelihood outcomes and women's empowerment.</w:t>
      </w:r>
    </w:p>
    <w:p w14:paraId="70C5920F">
      <w:pPr>
        <w:pStyle w:val="13"/>
        <w:numPr>
          <w:ilvl w:val="0"/>
          <w:numId w:val="0"/>
        </w:numPr>
        <w:spacing w:before="267" w:line="360" w:lineRule="auto"/>
        <w:ind w:leftChars="0" w:right="20" w:rightChars="0" w:firstLine="440" w:firstLineChars="200"/>
        <w:rPr>
          <w:rFonts w:hint="default"/>
          <w:b/>
          <w:bCs/>
          <w:spacing w:val="-10"/>
          <w:lang w:val="en-IN"/>
        </w:rPr>
      </w:pPr>
      <w:r>
        <w:rPr>
          <w:rFonts w:hint="default"/>
          <w:b/>
          <w:bCs/>
          <w:spacing w:val="-10"/>
          <w:lang w:val="en-IN"/>
        </w:rPr>
        <w:t>3  Multiple Regression Analysis</w:t>
      </w:r>
    </w:p>
    <w:p w14:paraId="3375BEB6">
      <w:pPr>
        <w:pStyle w:val="13"/>
        <w:numPr>
          <w:ilvl w:val="0"/>
          <w:numId w:val="0"/>
        </w:numPr>
        <w:spacing w:before="267" w:line="360" w:lineRule="auto"/>
        <w:ind w:leftChars="0" w:right="20" w:rightChars="0"/>
        <w:rPr>
          <w:rFonts w:hint="default"/>
          <w:b/>
          <w:bCs/>
          <w:spacing w:val="-10"/>
          <w:lang w:val="en-IN"/>
        </w:rPr>
      </w:pPr>
    </w:p>
    <w:p w14:paraId="1189A99E">
      <w:pPr>
        <w:pStyle w:val="13"/>
        <w:numPr>
          <w:ilvl w:val="0"/>
          <w:numId w:val="0"/>
        </w:numPr>
        <w:spacing w:before="267" w:line="360" w:lineRule="auto"/>
        <w:ind w:left="360" w:leftChars="0" w:right="20" w:rightChars="0"/>
        <w:rPr>
          <w:rFonts w:hint="default"/>
          <w:spacing w:val="-10"/>
          <w:lang w:val="en-IN"/>
        </w:rPr>
      </w:pPr>
      <w:r>
        <w:rPr>
          <w:rFonts w:hint="default"/>
          <w:spacing w:val="-10"/>
          <w:lang w:val="en-IN"/>
        </w:rPr>
        <w:t>Multiple Regression Analysis will be used to determine the influence of financial inclusion, capacity building, SHG-bank linkage and Community-Based Organisations (SHGs, Village Organisations and Cluster Level Federations) on livelihood security and women's empowerment.</w:t>
      </w:r>
    </w:p>
    <w:p w14:paraId="61E52059">
      <w:pPr>
        <w:pStyle w:val="13"/>
        <w:numPr>
          <w:ilvl w:val="0"/>
          <w:numId w:val="0"/>
        </w:numPr>
        <w:spacing w:before="267" w:line="360" w:lineRule="auto"/>
        <w:ind w:left="360" w:leftChars="0" w:right="20" w:rightChars="0"/>
        <w:rPr>
          <w:rFonts w:hint="default"/>
          <w:spacing w:val="-10"/>
          <w:lang w:val="en-IN"/>
        </w:rPr>
      </w:pPr>
    </w:p>
    <w:p w14:paraId="7E45D8CB">
      <w:pPr>
        <w:pStyle w:val="13"/>
        <w:numPr>
          <w:ilvl w:val="0"/>
          <w:numId w:val="0"/>
        </w:numPr>
        <w:spacing w:before="267" w:line="360" w:lineRule="auto"/>
        <w:ind w:left="360" w:leftChars="0" w:right="20" w:rightChars="0"/>
        <w:rPr>
          <w:rFonts w:hint="default"/>
          <w:b/>
          <w:bCs/>
          <w:spacing w:val="-10"/>
          <w:lang w:val="en-IN"/>
        </w:rPr>
      </w:pPr>
      <w:r>
        <w:rPr>
          <w:rFonts w:hint="default"/>
          <w:b/>
          <w:bCs/>
          <w:spacing w:val="-10"/>
          <w:lang w:val="en-IN"/>
        </w:rPr>
        <w:t>4. One-Way Analysis of Variance (ANOVA)</w:t>
      </w:r>
    </w:p>
    <w:p w14:paraId="4E15D00D">
      <w:pPr>
        <w:pStyle w:val="13"/>
        <w:numPr>
          <w:ilvl w:val="0"/>
          <w:numId w:val="0"/>
        </w:numPr>
        <w:spacing w:before="267" w:line="360" w:lineRule="auto"/>
        <w:ind w:left="360" w:leftChars="0" w:right="20" w:rightChars="0"/>
        <w:rPr>
          <w:rFonts w:hint="default"/>
          <w:spacing w:val="-10"/>
          <w:lang w:val="en-IN"/>
        </w:rPr>
      </w:pPr>
      <w:r>
        <w:rPr>
          <w:rFonts w:hint="default"/>
          <w:spacing w:val="-10"/>
          <w:lang w:val="en-IN"/>
        </w:rPr>
        <w:t>One-Way ANOVA will be applied to compare financial inclusion, capacity building, livelihood outcomes and women's empowerment among rural women across the selected intensive blocks of Basantpur (Shimla), Mandi Sadar (Mandi) and Nurpur (Kangra), representing the upper, central and lower geographical regions of Himachal Pradesh</w:t>
      </w:r>
    </w:p>
    <w:p w14:paraId="7F367356">
      <w:pPr>
        <w:pStyle w:val="13"/>
        <w:numPr>
          <w:ilvl w:val="0"/>
          <w:numId w:val="0"/>
        </w:numPr>
        <w:spacing w:before="267" w:line="360" w:lineRule="auto"/>
        <w:ind w:left="360" w:leftChars="0" w:right="20" w:rightChars="0"/>
        <w:rPr>
          <w:rFonts w:hint="default"/>
          <w:spacing w:val="-10"/>
          <w:lang w:val="en-IN"/>
        </w:rPr>
      </w:pPr>
    </w:p>
    <w:p w14:paraId="72CCD6E0">
      <w:pPr>
        <w:pStyle w:val="13"/>
        <w:numPr>
          <w:ilvl w:val="0"/>
          <w:numId w:val="0"/>
        </w:numPr>
        <w:spacing w:before="267" w:line="360" w:lineRule="auto"/>
        <w:ind w:left="360" w:leftChars="0" w:right="20" w:rightChars="0"/>
        <w:rPr>
          <w:rFonts w:hint="default"/>
          <w:spacing w:val="-10"/>
          <w:lang w:val="en-IN"/>
        </w:rPr>
      </w:pPr>
    </w:p>
    <w:p w14:paraId="4E73A998">
      <w:pPr>
        <w:pStyle w:val="13"/>
        <w:spacing w:line="360" w:lineRule="auto"/>
        <w:ind w:left="0" w:right="23"/>
        <w:rPr>
          <w:b/>
          <w:bCs/>
          <w:lang w:val="en-IN"/>
        </w:rPr>
      </w:pPr>
    </w:p>
    <w:p w14:paraId="647E1A22">
      <w:pPr>
        <w:pStyle w:val="13"/>
        <w:spacing w:line="360" w:lineRule="auto"/>
        <w:ind w:left="0" w:right="23"/>
        <w:rPr>
          <w:b/>
          <w:bCs/>
          <w:sz w:val="28"/>
          <w:szCs w:val="28"/>
          <w:lang w:val="en-IN"/>
        </w:rPr>
      </w:pPr>
      <w:r>
        <w:rPr>
          <w:b/>
          <w:bCs/>
          <w:sz w:val="28"/>
          <w:szCs w:val="28"/>
        </w:rPr>
        <w:t xml:space="preserve">1.12 </w:t>
      </w:r>
      <w:r>
        <w:rPr>
          <w:b/>
          <w:bCs/>
          <w:sz w:val="28"/>
          <w:szCs w:val="28"/>
          <w:lang w:val="en-IN"/>
        </w:rPr>
        <w:t>Tentative Chapterisation</w:t>
      </w:r>
    </w:p>
    <w:p w14:paraId="6AD5F403">
      <w:pPr>
        <w:pStyle w:val="13"/>
        <w:spacing w:line="360" w:lineRule="auto"/>
        <w:ind w:left="0" w:right="23"/>
        <w:rPr>
          <w:b/>
          <w:bCs/>
          <w:sz w:val="28"/>
          <w:szCs w:val="28"/>
          <w:lang w:val="en-IN"/>
        </w:rPr>
      </w:pPr>
    </w:p>
    <w:p w14:paraId="0B94FF2C">
      <w:pPr>
        <w:pStyle w:val="13"/>
        <w:spacing w:line="360" w:lineRule="auto"/>
        <w:ind w:left="0" w:right="23"/>
        <w:rPr>
          <w:b/>
          <w:bCs/>
          <w:lang w:val="en-IN"/>
        </w:rPr>
      </w:pPr>
      <w:r>
        <w:rPr>
          <w:b/>
          <w:bCs/>
          <w:lang w:val="en-IN"/>
        </w:rPr>
        <w:t xml:space="preserve">Chapter 1: </w:t>
      </w:r>
      <w:r>
        <w:rPr>
          <w:lang w:val="en-IN"/>
        </w:rPr>
        <w:t>Introduction and Research Framework</w:t>
      </w:r>
      <w:r>
        <w:rPr>
          <w:b/>
          <w:bCs/>
          <w:lang w:val="en-IN"/>
        </w:rPr>
        <w:t xml:space="preserve"> </w:t>
      </w:r>
    </w:p>
    <w:p w14:paraId="0BF3E30F">
      <w:pPr>
        <w:pStyle w:val="13"/>
        <w:spacing w:line="360" w:lineRule="auto"/>
        <w:ind w:left="0" w:right="23"/>
        <w:rPr>
          <w:lang w:val="en-IN"/>
        </w:rPr>
      </w:pPr>
      <w:r>
        <w:rPr>
          <w:b/>
          <w:bCs/>
          <w:lang w:val="en-IN"/>
        </w:rPr>
        <w:t xml:space="preserve">Chapter 2: </w:t>
      </w:r>
      <w:r>
        <w:rPr>
          <w:lang w:val="en-IN"/>
        </w:rPr>
        <w:t>Organisational Structure for NRLM</w:t>
      </w:r>
    </w:p>
    <w:p w14:paraId="06D90091">
      <w:pPr>
        <w:pStyle w:val="13"/>
        <w:spacing w:line="360" w:lineRule="auto"/>
        <w:ind w:left="0" w:right="23"/>
        <w:rPr>
          <w:lang w:val="en-IN"/>
        </w:rPr>
      </w:pPr>
      <w:r>
        <w:rPr>
          <w:b/>
          <w:bCs/>
          <w:lang w:val="en-IN"/>
        </w:rPr>
        <w:t xml:space="preserve">Chapter 3: </w:t>
      </w:r>
      <w:r>
        <w:rPr>
          <w:lang w:val="en-IN"/>
        </w:rPr>
        <w:t>Profile of the Study Area and Sampled Respondents</w:t>
      </w:r>
    </w:p>
    <w:p w14:paraId="43E47C27">
      <w:pPr>
        <w:pStyle w:val="13"/>
        <w:spacing w:line="360" w:lineRule="auto"/>
        <w:ind w:left="0" w:right="23"/>
        <w:rPr>
          <w:lang w:val="en-IN"/>
        </w:rPr>
      </w:pPr>
      <w:r>
        <w:rPr>
          <w:b/>
          <w:bCs/>
          <w:lang w:val="en-IN"/>
        </w:rPr>
        <w:t xml:space="preserve">Chapter 4: </w:t>
      </w:r>
      <w:r>
        <w:rPr>
          <w:lang w:val="en-IN"/>
        </w:rPr>
        <w:t>People’s Perception about Financial inclusion and capacity building through NRLM</w:t>
      </w:r>
    </w:p>
    <w:p w14:paraId="72C30DDA">
      <w:pPr>
        <w:pStyle w:val="13"/>
        <w:spacing w:line="360" w:lineRule="auto"/>
        <w:ind w:left="0" w:right="23"/>
        <w:rPr>
          <w:lang w:val="en-IN"/>
        </w:rPr>
      </w:pPr>
      <w:r>
        <w:rPr>
          <w:b/>
          <w:bCs/>
          <w:lang w:val="en-IN"/>
        </w:rPr>
        <w:t xml:space="preserve">Chapter 5: </w:t>
      </w:r>
      <w:r>
        <w:rPr>
          <w:lang w:val="en-IN"/>
        </w:rPr>
        <w:t>Conclusion, Major Findings, and Suggestions</w:t>
      </w:r>
      <w:r>
        <w:rPr>
          <w:b/>
          <w:bCs/>
          <w:lang w:val="en-IN"/>
        </w:rPr>
        <w:t xml:space="preserve"> </w:t>
      </w:r>
    </w:p>
    <w:bookmarkEnd w:id="0"/>
    <w:p w14:paraId="7807918B">
      <w:pPr>
        <w:pStyle w:val="13"/>
        <w:spacing w:line="360" w:lineRule="auto"/>
        <w:ind w:left="0" w:right="23"/>
        <w:rPr>
          <w:b/>
          <w:bCs/>
          <w:sz w:val="28"/>
          <w:szCs w:val="28"/>
        </w:rPr>
      </w:pPr>
    </w:p>
    <w:p w14:paraId="514468F5">
      <w:pPr>
        <w:spacing w:line="360" w:lineRule="auto"/>
        <w:jc w:val="both"/>
        <w:rPr>
          <w:rFonts w:ascii="Times New Roman" w:hAnsi="Times New Roman" w:cs="Times New Roman"/>
          <w:b/>
          <w:bCs/>
          <w:sz w:val="28"/>
          <w:szCs w:val="28"/>
        </w:rPr>
      </w:pPr>
    </w:p>
    <w:p w14:paraId="6483FEA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References</w:t>
      </w:r>
    </w:p>
    <w:p w14:paraId="37BC6A8A">
      <w:pPr>
        <w:pStyle w:val="31"/>
        <w:numPr>
          <w:ilvl w:val="0"/>
          <w:numId w:val="4"/>
        </w:numPr>
        <w:spacing w:line="360" w:lineRule="auto"/>
        <w:jc w:val="both"/>
        <w:rPr>
          <w:rFonts w:ascii="Times New Roman" w:hAnsi="Times New Roman" w:cs="Times New Roman"/>
          <w:sz w:val="20"/>
          <w:szCs w:val="20"/>
        </w:rPr>
      </w:pPr>
      <w:r>
        <w:rPr>
          <w:rFonts w:ascii="Times New Roman" w:hAnsi="Times New Roman" w:cs="Times New Roman"/>
          <w:sz w:val="20"/>
          <w:szCs w:val="20"/>
        </w:rPr>
        <w:t>Agarwal, B. (2019). The challenge of gender inequality. </w:t>
      </w:r>
      <w:r>
        <w:rPr>
          <w:rFonts w:ascii="Times New Roman" w:hAnsi="Times New Roman" w:cs="Times New Roman"/>
          <w:i/>
          <w:iCs/>
          <w:sz w:val="20"/>
          <w:szCs w:val="20"/>
        </w:rPr>
        <w:t>Balzan papers: II, 2019.-(Balzan papers; 2)</w:t>
      </w:r>
      <w:r>
        <w:rPr>
          <w:rFonts w:ascii="Times New Roman" w:hAnsi="Times New Roman" w:cs="Times New Roman"/>
          <w:sz w:val="20"/>
          <w:szCs w:val="20"/>
        </w:rPr>
        <w:t>, P.251-252.</w:t>
      </w:r>
    </w:p>
    <w:p w14:paraId="3ECC0A5E">
      <w:pPr>
        <w:pStyle w:val="31"/>
        <w:numPr>
          <w:ilvl w:val="0"/>
          <w:numId w:val="4"/>
        </w:numPr>
        <w:spacing w:line="360" w:lineRule="auto"/>
        <w:jc w:val="both"/>
        <w:rPr>
          <w:rFonts w:ascii="Times New Roman" w:hAnsi="Times New Roman" w:cs="Times New Roman"/>
          <w:sz w:val="20"/>
          <w:szCs w:val="20"/>
        </w:rPr>
      </w:pPr>
      <w:r>
        <w:rPr>
          <w:rFonts w:ascii="Times New Roman" w:hAnsi="Times New Roman" w:cs="Times New Roman"/>
          <w:sz w:val="20"/>
          <w:szCs w:val="20"/>
        </w:rPr>
        <w:t>Das, D. K. (2022, April). Impact of National Rural Livelihood Mission (NRLM) on Socio-economic Status of Scheduled Caste Women in Rural Assam. In </w:t>
      </w:r>
      <w:r>
        <w:rPr>
          <w:rFonts w:ascii="Times New Roman" w:hAnsi="Times New Roman" w:cs="Times New Roman"/>
          <w:i/>
          <w:iCs/>
          <w:sz w:val="20"/>
          <w:szCs w:val="20"/>
        </w:rPr>
        <w:t>Gender Equity: Challenges and Opportunities: Proceedings of 2nd International Conference of Sardar Vallabhbhai National Institute of Technology</w:t>
      </w:r>
      <w:r>
        <w:rPr>
          <w:rFonts w:ascii="Times New Roman" w:hAnsi="Times New Roman" w:cs="Times New Roman"/>
          <w:sz w:val="20"/>
          <w:szCs w:val="20"/>
        </w:rPr>
        <w:t xml:space="preserve"> p. 207 </w:t>
      </w:r>
    </w:p>
    <w:p w14:paraId="67E83A19">
      <w:pPr>
        <w:pStyle w:val="31"/>
        <w:numPr>
          <w:ilvl w:val="0"/>
          <w:numId w:val="4"/>
        </w:numPr>
        <w:spacing w:line="360" w:lineRule="auto"/>
        <w:jc w:val="both"/>
        <w:rPr>
          <w:rFonts w:ascii="Times New Roman" w:hAnsi="Times New Roman" w:cs="Times New Roman"/>
          <w:sz w:val="20"/>
          <w:szCs w:val="20"/>
        </w:rPr>
      </w:pPr>
      <w:r>
        <w:rPr>
          <w:rFonts w:ascii="Times New Roman" w:hAnsi="Times New Roman" w:cs="Times New Roman"/>
          <w:sz w:val="20"/>
          <w:szCs w:val="20"/>
        </w:rPr>
        <w:t>Garga, P., &amp; Sharma, R. K. (2016). Role of rural development programmes in poverty alleviation in Himachal Pradesh. </w:t>
      </w:r>
      <w:r>
        <w:rPr>
          <w:rFonts w:ascii="Times New Roman" w:hAnsi="Times New Roman" w:cs="Times New Roman"/>
          <w:i/>
          <w:iCs/>
          <w:sz w:val="20"/>
          <w:szCs w:val="20"/>
        </w:rPr>
        <w:t>International Journal in Management and Social Science</w:t>
      </w:r>
      <w:r>
        <w:rPr>
          <w:rFonts w:ascii="Times New Roman" w:hAnsi="Times New Roman" w:cs="Times New Roman"/>
          <w:sz w:val="20"/>
          <w:szCs w:val="20"/>
        </w:rPr>
        <w:t>, </w:t>
      </w:r>
      <w:r>
        <w:rPr>
          <w:rFonts w:ascii="Times New Roman" w:hAnsi="Times New Roman" w:cs="Times New Roman"/>
          <w:i/>
          <w:iCs/>
          <w:sz w:val="20"/>
          <w:szCs w:val="20"/>
        </w:rPr>
        <w:t>4</w:t>
      </w:r>
      <w:r>
        <w:rPr>
          <w:rFonts w:ascii="Times New Roman" w:hAnsi="Times New Roman" w:cs="Times New Roman"/>
          <w:sz w:val="20"/>
          <w:szCs w:val="20"/>
        </w:rPr>
        <w:t>(8), P. 556</w:t>
      </w:r>
    </w:p>
    <w:p w14:paraId="5C811987">
      <w:pPr>
        <w:pStyle w:val="31"/>
        <w:numPr>
          <w:ilvl w:val="0"/>
          <w:numId w:val="4"/>
        </w:num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Ministry of Rural Development. (2016). </w:t>
      </w:r>
      <w:r>
        <w:rPr>
          <w:rFonts w:ascii="Times New Roman" w:hAnsi="Times New Roman" w:cs="Times New Roman"/>
          <w:i/>
          <w:iCs/>
          <w:sz w:val="20"/>
          <w:szCs w:val="20"/>
        </w:rPr>
        <w:t>Handbook on convergence: Training module outlines under National Rural Livelihoods Mission (NRLM).</w:t>
      </w:r>
      <w:r>
        <w:rPr>
          <w:rFonts w:ascii="Times New Roman" w:hAnsi="Times New Roman" w:cs="Times New Roman"/>
          <w:sz w:val="20"/>
          <w:szCs w:val="20"/>
        </w:rPr>
        <w:t xml:space="preserve"> Government of India.pp.1-2 https://nirdpr.org.in/nird_docs/nrlm/nrlmhandbookconvergence050716.pdf</w:t>
      </w:r>
    </w:p>
    <w:p w14:paraId="5FBD29F5">
      <w:pPr>
        <w:pStyle w:val="31"/>
        <w:numPr>
          <w:ilvl w:val="0"/>
          <w:numId w:val="4"/>
        </w:num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Ministry of Rural Development. (2017). </w:t>
      </w:r>
      <w:r>
        <w:rPr>
          <w:rFonts w:ascii="Times New Roman" w:hAnsi="Times New Roman" w:cs="Times New Roman"/>
          <w:i/>
          <w:iCs/>
          <w:sz w:val="20"/>
          <w:szCs w:val="20"/>
        </w:rPr>
        <w:t>National Rural Livelihood Mission (NRLM): Manual for district-level functionaries.</w:t>
      </w:r>
      <w:r>
        <w:rPr>
          <w:rFonts w:ascii="Times New Roman" w:hAnsi="Times New Roman" w:cs="Times New Roman"/>
          <w:sz w:val="20"/>
          <w:szCs w:val="20"/>
        </w:rPr>
        <w:t xml:space="preserve"> Government of India. pp. 2-7 https://himaajeevika.com/storage/files/4/instututional%20building%20&amp;%20capacity%20building/National%20Rural%20Livilihood%20Mission.pdf</w:t>
      </w:r>
    </w:p>
    <w:p w14:paraId="0A4D55D8">
      <w:pPr>
        <w:pStyle w:val="31"/>
        <w:numPr>
          <w:ilvl w:val="0"/>
          <w:numId w:val="4"/>
        </w:numPr>
        <w:spacing w:line="360" w:lineRule="auto"/>
        <w:jc w:val="both"/>
        <w:rPr>
          <w:rFonts w:ascii="Times New Roman" w:hAnsi="Times New Roman" w:cs="Times New Roman"/>
          <w:sz w:val="20"/>
          <w:szCs w:val="20"/>
        </w:rPr>
      </w:pPr>
      <w:r>
        <w:rPr>
          <w:rFonts w:ascii="Times New Roman" w:hAnsi="Times New Roman" w:cs="Times New Roman"/>
          <w:sz w:val="20"/>
          <w:szCs w:val="20"/>
        </w:rPr>
        <w:t>MOHANTY, B. B. (2013). Potential and Possibilities for Livelihood of the Poor. </w:t>
      </w:r>
      <w:r>
        <w:rPr>
          <w:rFonts w:ascii="Times New Roman" w:hAnsi="Times New Roman" w:cs="Times New Roman"/>
          <w:i/>
          <w:iCs/>
          <w:sz w:val="20"/>
          <w:szCs w:val="20"/>
        </w:rPr>
        <w:t>State of India’s Livelihoods Report 2012</w:t>
      </w:r>
      <w:r>
        <w:rPr>
          <w:rFonts w:ascii="Times New Roman" w:hAnsi="Times New Roman" w:cs="Times New Roman"/>
          <w:sz w:val="20"/>
          <w:szCs w:val="20"/>
        </w:rPr>
        <w:t>, 157.</w:t>
      </w:r>
    </w:p>
    <w:p w14:paraId="3F52B8EB">
      <w:pPr>
        <w:pStyle w:val="31"/>
        <w:numPr>
          <w:ilvl w:val="0"/>
          <w:numId w:val="4"/>
        </w:numPr>
        <w:spacing w:line="360" w:lineRule="auto"/>
        <w:jc w:val="both"/>
        <w:rPr>
          <w:rFonts w:ascii="Times New Roman" w:hAnsi="Times New Roman" w:cs="Times New Roman"/>
          <w:sz w:val="20"/>
          <w:szCs w:val="20"/>
        </w:rPr>
      </w:pPr>
      <w:r>
        <w:rPr>
          <w:rFonts w:ascii="Times New Roman" w:hAnsi="Times New Roman" w:cs="Times New Roman"/>
          <w:sz w:val="20"/>
          <w:szCs w:val="20"/>
        </w:rPr>
        <w:t>Karol, S., &amp; Kumar, A. (2019). An Evaluation of Capacity Building of SHGs in Hamirpur and Una Districts of Himachal Pradesh. </w:t>
      </w:r>
      <w:r>
        <w:rPr>
          <w:rFonts w:ascii="Times New Roman" w:hAnsi="Times New Roman" w:cs="Times New Roman"/>
          <w:i/>
          <w:iCs/>
          <w:sz w:val="20"/>
          <w:szCs w:val="20"/>
        </w:rPr>
        <w:t>PRAGATI: Journal of Indian Economy</w:t>
      </w:r>
      <w:r>
        <w:rPr>
          <w:rFonts w:ascii="Times New Roman" w:hAnsi="Times New Roman" w:cs="Times New Roman"/>
          <w:sz w:val="20"/>
          <w:szCs w:val="20"/>
        </w:rPr>
        <w:t>, </w:t>
      </w:r>
      <w:r>
        <w:rPr>
          <w:rFonts w:ascii="Times New Roman" w:hAnsi="Times New Roman" w:cs="Times New Roman"/>
          <w:i/>
          <w:iCs/>
          <w:sz w:val="20"/>
          <w:szCs w:val="20"/>
        </w:rPr>
        <w:t>6</w:t>
      </w:r>
      <w:r>
        <w:rPr>
          <w:rFonts w:ascii="Times New Roman" w:hAnsi="Times New Roman" w:cs="Times New Roman"/>
          <w:sz w:val="20"/>
          <w:szCs w:val="20"/>
        </w:rPr>
        <w:t>(1).</w:t>
      </w:r>
    </w:p>
    <w:p w14:paraId="63221C2C">
      <w:pPr>
        <w:pStyle w:val="31"/>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0"/>
          <w:szCs w:val="20"/>
        </w:rPr>
        <w:t>Singh, V. P. (2020). Financial Inclusion Through Pradhan Mantri Mudra Yojana (PMMY) in Rural Development of Himachal Pradesh. </w:t>
      </w:r>
      <w:r>
        <w:rPr>
          <w:rFonts w:ascii="Times New Roman" w:hAnsi="Times New Roman" w:cs="Times New Roman"/>
          <w:i/>
          <w:iCs/>
          <w:sz w:val="20"/>
          <w:szCs w:val="20"/>
        </w:rPr>
        <w:t>PBME</w:t>
      </w:r>
    </w:p>
    <w:p w14:paraId="2E9FBA73">
      <w:pPr>
        <w:pStyle w:val="31"/>
        <w:numPr>
          <w:ilvl w:val="0"/>
          <w:numId w:val="4"/>
        </w:numPr>
        <w:spacing w:line="360" w:lineRule="auto"/>
        <w:jc w:val="both"/>
        <w:rPr>
          <w:rFonts w:ascii="Times New Roman" w:hAnsi="Times New Roman" w:cs="Times New Roman"/>
          <w:sz w:val="20"/>
          <w:szCs w:val="20"/>
        </w:rPr>
      </w:pPr>
      <w:r>
        <w:rPr>
          <w:rFonts w:ascii="Times New Roman" w:hAnsi="Times New Roman" w:cs="Times New Roman"/>
          <w:sz w:val="20"/>
          <w:szCs w:val="20"/>
        </w:rPr>
        <w:t>Kaushal, S. L., &amp; Sharma, N. (2020). Women Empowerment through Self Help Groups in HP: An Analysis. </w:t>
      </w:r>
      <w:r>
        <w:rPr>
          <w:rFonts w:ascii="Times New Roman" w:hAnsi="Times New Roman" w:cs="Times New Roman"/>
          <w:i/>
          <w:iCs/>
          <w:sz w:val="20"/>
          <w:szCs w:val="20"/>
        </w:rPr>
        <w:t>Productivity</w:t>
      </w:r>
      <w:r>
        <w:rPr>
          <w:rFonts w:ascii="Times New Roman" w:hAnsi="Times New Roman" w:cs="Times New Roman"/>
          <w:sz w:val="20"/>
          <w:szCs w:val="20"/>
        </w:rPr>
        <w:t>, </w:t>
      </w:r>
      <w:r>
        <w:rPr>
          <w:rFonts w:ascii="Times New Roman" w:hAnsi="Times New Roman" w:cs="Times New Roman"/>
          <w:i/>
          <w:iCs/>
          <w:sz w:val="20"/>
          <w:szCs w:val="20"/>
        </w:rPr>
        <w:t>61</w:t>
      </w:r>
      <w:r>
        <w:rPr>
          <w:rFonts w:ascii="Times New Roman" w:hAnsi="Times New Roman" w:cs="Times New Roman"/>
          <w:sz w:val="20"/>
          <w:szCs w:val="20"/>
        </w:rPr>
        <w:t>(2).</w:t>
      </w:r>
    </w:p>
    <w:p w14:paraId="40C087EC">
      <w:pPr>
        <w:pStyle w:val="31"/>
        <w:numPr>
          <w:ilvl w:val="0"/>
          <w:numId w:val="4"/>
        </w:numPr>
        <w:spacing w:line="360" w:lineRule="auto"/>
        <w:jc w:val="both"/>
        <w:rPr>
          <w:rFonts w:ascii="Times New Roman" w:hAnsi="Times New Roman" w:cs="Times New Roman"/>
          <w:sz w:val="20"/>
          <w:szCs w:val="20"/>
        </w:rPr>
      </w:pPr>
      <w:r>
        <w:rPr>
          <w:rFonts w:ascii="Times New Roman" w:hAnsi="Times New Roman" w:cs="Times New Roman"/>
          <w:sz w:val="20"/>
          <w:szCs w:val="20"/>
        </w:rPr>
        <w:t>Singh, A., &amp; Kundu, S. (2021). National Rural Livelihood Mission: Empowering Women In India. </w:t>
      </w:r>
      <w:r>
        <w:rPr>
          <w:rFonts w:ascii="Times New Roman" w:hAnsi="Times New Roman" w:cs="Times New Roman"/>
          <w:i/>
          <w:iCs/>
          <w:sz w:val="20"/>
          <w:szCs w:val="20"/>
        </w:rPr>
        <w:t>Turkish Online Journal of Qualitative Inquiry</w:t>
      </w:r>
      <w:r>
        <w:rPr>
          <w:rFonts w:ascii="Times New Roman" w:hAnsi="Times New Roman" w:cs="Times New Roman"/>
          <w:sz w:val="20"/>
          <w:szCs w:val="20"/>
        </w:rPr>
        <w:t>, </w:t>
      </w:r>
      <w:r>
        <w:rPr>
          <w:rFonts w:ascii="Times New Roman" w:hAnsi="Times New Roman" w:cs="Times New Roman"/>
          <w:i/>
          <w:iCs/>
          <w:sz w:val="20"/>
          <w:szCs w:val="20"/>
        </w:rPr>
        <w:t>12</w:t>
      </w:r>
      <w:r>
        <w:rPr>
          <w:rFonts w:ascii="Times New Roman" w:hAnsi="Times New Roman" w:cs="Times New Roman"/>
          <w:sz w:val="20"/>
          <w:szCs w:val="20"/>
        </w:rPr>
        <w:t>(7).</w:t>
      </w:r>
    </w:p>
    <w:p w14:paraId="352B40C7">
      <w:pPr>
        <w:pStyle w:val="31"/>
        <w:numPr>
          <w:ilvl w:val="0"/>
          <w:numId w:val="4"/>
        </w:numPr>
        <w:spacing w:line="360" w:lineRule="auto"/>
        <w:jc w:val="both"/>
        <w:rPr>
          <w:rFonts w:ascii="Times New Roman" w:hAnsi="Times New Roman" w:cs="Times New Roman"/>
          <w:sz w:val="20"/>
          <w:szCs w:val="20"/>
        </w:rPr>
      </w:pPr>
      <w:r>
        <w:rPr>
          <w:rFonts w:ascii="Times New Roman" w:hAnsi="Times New Roman" w:cs="Times New Roman"/>
          <w:sz w:val="20"/>
          <w:szCs w:val="20"/>
        </w:rPr>
        <w:t>Kadaba, D. M. K., Aithal, P. S., &amp; KRS, S. (2023). Impact of Digital Financial Inclusion (DFI) initiatives on the self-help group: For sustainable development. </w:t>
      </w:r>
      <w:r>
        <w:rPr>
          <w:rFonts w:ascii="Times New Roman" w:hAnsi="Times New Roman" w:cs="Times New Roman"/>
          <w:i/>
          <w:iCs/>
          <w:sz w:val="20"/>
          <w:szCs w:val="20"/>
        </w:rPr>
        <w:t>International Journal of Management, Technology, and Social Sciences (IJMTS)</w:t>
      </w:r>
      <w:r>
        <w:rPr>
          <w:rFonts w:ascii="Times New Roman" w:hAnsi="Times New Roman" w:cs="Times New Roman"/>
          <w:sz w:val="20"/>
          <w:szCs w:val="20"/>
        </w:rPr>
        <w:t>, </w:t>
      </w:r>
      <w:r>
        <w:rPr>
          <w:rFonts w:ascii="Times New Roman" w:hAnsi="Times New Roman" w:cs="Times New Roman"/>
          <w:i/>
          <w:iCs/>
          <w:sz w:val="20"/>
          <w:szCs w:val="20"/>
        </w:rPr>
        <w:t>8</w:t>
      </w:r>
      <w:r>
        <w:rPr>
          <w:rFonts w:ascii="Times New Roman" w:hAnsi="Times New Roman" w:cs="Times New Roman"/>
          <w:sz w:val="20"/>
          <w:szCs w:val="20"/>
        </w:rPr>
        <w:t>(4), 20-39.</w:t>
      </w:r>
    </w:p>
    <w:p w14:paraId="5760D62D">
      <w:pPr>
        <w:pStyle w:val="31"/>
        <w:numPr>
          <w:ilvl w:val="0"/>
          <w:numId w:val="4"/>
        </w:numPr>
        <w:spacing w:line="360" w:lineRule="auto"/>
        <w:jc w:val="both"/>
        <w:rPr>
          <w:rFonts w:ascii="Times New Roman" w:hAnsi="Times New Roman" w:cs="Times New Roman"/>
          <w:sz w:val="20"/>
          <w:szCs w:val="20"/>
        </w:rPr>
      </w:pPr>
      <w:r>
        <w:rPr>
          <w:rFonts w:ascii="Times New Roman" w:hAnsi="Times New Roman" w:cs="Times New Roman"/>
          <w:sz w:val="20"/>
          <w:szCs w:val="20"/>
        </w:rPr>
        <w:t>Vir, S. C. (2023). Deendayal Antyodaya Yojana-National Rural Livelihood Mission (DAY-NRLM): Potential of Women Collectives in Improving Maternal and Child Nutrition Situation. In </w:t>
      </w:r>
      <w:r>
        <w:rPr>
          <w:rFonts w:ascii="Times New Roman" w:hAnsi="Times New Roman" w:cs="Times New Roman"/>
          <w:i/>
          <w:iCs/>
          <w:sz w:val="20"/>
          <w:szCs w:val="20"/>
        </w:rPr>
        <w:t>Child, Adolescent and Women's Nutrition in India</w:t>
      </w:r>
      <w:r>
        <w:rPr>
          <w:rFonts w:ascii="Times New Roman" w:hAnsi="Times New Roman" w:cs="Times New Roman"/>
          <w:sz w:val="20"/>
          <w:szCs w:val="20"/>
        </w:rPr>
        <w:t> (pp. 578-622). Routledge.</w:t>
      </w:r>
    </w:p>
    <w:p w14:paraId="45BE7C89">
      <w:pPr>
        <w:pStyle w:val="31"/>
        <w:numPr>
          <w:ilvl w:val="0"/>
          <w:numId w:val="4"/>
        </w:numPr>
        <w:spacing w:line="360" w:lineRule="auto"/>
        <w:jc w:val="both"/>
        <w:rPr>
          <w:rFonts w:ascii="Times New Roman" w:hAnsi="Times New Roman" w:cs="Times New Roman"/>
          <w:b/>
          <w:bCs/>
          <w:sz w:val="28"/>
          <w:szCs w:val="28"/>
        </w:rPr>
      </w:pPr>
      <w:r>
        <w:rPr>
          <w:rFonts w:ascii="Times New Roman" w:hAnsi="Times New Roman" w:cs="Times New Roman"/>
          <w:sz w:val="20"/>
          <w:szCs w:val="20"/>
        </w:rPr>
        <w:t>Khan, M., Ahmad, A., Yuvaraj, M., Husain, S. S., &amp; Khan, D. (2025). A bibliometric analysis and visualization of global research on rural livelihood. </w:t>
      </w:r>
      <w:r>
        <w:rPr>
          <w:rFonts w:ascii="Times New Roman" w:hAnsi="Times New Roman" w:cs="Times New Roman"/>
          <w:i/>
          <w:iCs/>
          <w:sz w:val="20"/>
          <w:szCs w:val="20"/>
        </w:rPr>
        <w:t>Global Knowledge, Memory and Communication</w:t>
      </w:r>
      <w:r>
        <w:rPr>
          <w:rFonts w:ascii="Times New Roman" w:hAnsi="Times New Roman" w:cs="Times New Roman"/>
          <w:sz w:val="20"/>
          <w:szCs w:val="20"/>
        </w:rPr>
        <w:t>, </w:t>
      </w:r>
      <w:r>
        <w:rPr>
          <w:rFonts w:ascii="Times New Roman" w:hAnsi="Times New Roman" w:cs="Times New Roman"/>
          <w:i/>
          <w:iCs/>
          <w:sz w:val="20"/>
          <w:szCs w:val="20"/>
        </w:rPr>
        <w:t>74</w:t>
      </w:r>
      <w:r>
        <w:rPr>
          <w:rFonts w:ascii="Times New Roman" w:hAnsi="Times New Roman" w:cs="Times New Roman"/>
          <w:sz w:val="20"/>
          <w:szCs w:val="20"/>
        </w:rPr>
        <w:t>(1/2), 323-345.</w:t>
      </w:r>
    </w:p>
    <w:p w14:paraId="266D0F0B">
      <w:pPr>
        <w:pStyle w:val="31"/>
        <w:numPr>
          <w:ilvl w:val="0"/>
          <w:numId w:val="0"/>
        </w:numPr>
        <w:spacing w:line="360" w:lineRule="auto"/>
        <w:ind w:left="426" w:leftChars="0"/>
        <w:jc w:val="both"/>
        <w:rPr>
          <w:rFonts w:ascii="Times New Roman" w:hAnsi="Times New Roman" w:cs="Times New Roman"/>
          <w:b/>
          <w:bCs/>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CED04"/>
    <w:multiLevelType w:val="singleLevel"/>
    <w:tmpl w:val="8EBCED04"/>
    <w:lvl w:ilvl="0" w:tentative="0">
      <w:start w:val="1"/>
      <w:numFmt w:val="decimal"/>
      <w:suff w:val="space"/>
      <w:lvlText w:val="%1."/>
      <w:lvlJc w:val="left"/>
    </w:lvl>
  </w:abstractNum>
  <w:abstractNum w:abstractNumId="1">
    <w:nsid w:val="ACB0EF52"/>
    <w:multiLevelType w:val="singleLevel"/>
    <w:tmpl w:val="ACB0EF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5EF3684A"/>
    <w:multiLevelType w:val="multilevel"/>
    <w:tmpl w:val="5EF3684A"/>
    <w:lvl w:ilvl="0" w:tentative="0">
      <w:start w:val="1"/>
      <w:numFmt w:val="decimal"/>
      <w:lvlText w:val="%1."/>
      <w:lvlJc w:val="left"/>
      <w:pPr>
        <w:ind w:left="786" w:hanging="360"/>
      </w:pPr>
      <w:rPr>
        <w:b w:val="0"/>
        <w:bCs w:val="0"/>
        <w:sz w:val="20"/>
        <w:szCs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12B5BDD"/>
    <w:multiLevelType w:val="multilevel"/>
    <w:tmpl w:val="712B5BD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Word">
    <w15:presenceInfo w15:providerId="None" w15:userId="Microsoft Wor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1E1F"/>
    <w:rsid w:val="0001071C"/>
    <w:rsid w:val="00041CD7"/>
    <w:rsid w:val="000434E9"/>
    <w:rsid w:val="00051129"/>
    <w:rsid w:val="0008376B"/>
    <w:rsid w:val="0009365C"/>
    <w:rsid w:val="000A4774"/>
    <w:rsid w:val="000B64AF"/>
    <w:rsid w:val="000D6FA0"/>
    <w:rsid w:val="000E4528"/>
    <w:rsid w:val="000E5252"/>
    <w:rsid w:val="000E5917"/>
    <w:rsid w:val="000E602B"/>
    <w:rsid w:val="000F2779"/>
    <w:rsid w:val="00105264"/>
    <w:rsid w:val="00106F56"/>
    <w:rsid w:val="001100CA"/>
    <w:rsid w:val="00111326"/>
    <w:rsid w:val="00111E5F"/>
    <w:rsid w:val="0011555D"/>
    <w:rsid w:val="00126B9E"/>
    <w:rsid w:val="00135ED7"/>
    <w:rsid w:val="0015255F"/>
    <w:rsid w:val="001553C6"/>
    <w:rsid w:val="00161E10"/>
    <w:rsid w:val="00163464"/>
    <w:rsid w:val="00163966"/>
    <w:rsid w:val="00163CB7"/>
    <w:rsid w:val="00165C7F"/>
    <w:rsid w:val="00172957"/>
    <w:rsid w:val="00172DB3"/>
    <w:rsid w:val="0018004D"/>
    <w:rsid w:val="00182870"/>
    <w:rsid w:val="00194F2B"/>
    <w:rsid w:val="001A7561"/>
    <w:rsid w:val="001B36B6"/>
    <w:rsid w:val="001C3BA7"/>
    <w:rsid w:val="001C489F"/>
    <w:rsid w:val="001D17D4"/>
    <w:rsid w:val="001D2E81"/>
    <w:rsid w:val="001D5C61"/>
    <w:rsid w:val="001F5E4A"/>
    <w:rsid w:val="001F6E3F"/>
    <w:rsid w:val="0020369B"/>
    <w:rsid w:val="00203C74"/>
    <w:rsid w:val="00211453"/>
    <w:rsid w:val="00221CEA"/>
    <w:rsid w:val="00223987"/>
    <w:rsid w:val="00234682"/>
    <w:rsid w:val="002479E0"/>
    <w:rsid w:val="0025574A"/>
    <w:rsid w:val="0026104F"/>
    <w:rsid w:val="00272232"/>
    <w:rsid w:val="00273FA9"/>
    <w:rsid w:val="00277FF5"/>
    <w:rsid w:val="002812D8"/>
    <w:rsid w:val="00285E95"/>
    <w:rsid w:val="00295945"/>
    <w:rsid w:val="00297164"/>
    <w:rsid w:val="002B0083"/>
    <w:rsid w:val="002B3BF1"/>
    <w:rsid w:val="002B421B"/>
    <w:rsid w:val="002C4447"/>
    <w:rsid w:val="002D7507"/>
    <w:rsid w:val="00317275"/>
    <w:rsid w:val="00340EFC"/>
    <w:rsid w:val="003428C1"/>
    <w:rsid w:val="00351110"/>
    <w:rsid w:val="00355055"/>
    <w:rsid w:val="003555ED"/>
    <w:rsid w:val="003573C3"/>
    <w:rsid w:val="00361840"/>
    <w:rsid w:val="00392B3E"/>
    <w:rsid w:val="003A31AA"/>
    <w:rsid w:val="003A341F"/>
    <w:rsid w:val="003A35DF"/>
    <w:rsid w:val="003A3EFD"/>
    <w:rsid w:val="003B1DE6"/>
    <w:rsid w:val="003B45D9"/>
    <w:rsid w:val="003C1B02"/>
    <w:rsid w:val="003C27C6"/>
    <w:rsid w:val="003E1936"/>
    <w:rsid w:val="003E4C71"/>
    <w:rsid w:val="00401B3E"/>
    <w:rsid w:val="00412330"/>
    <w:rsid w:val="004434C0"/>
    <w:rsid w:val="0044663B"/>
    <w:rsid w:val="00451065"/>
    <w:rsid w:val="0045373A"/>
    <w:rsid w:val="0045385F"/>
    <w:rsid w:val="00463442"/>
    <w:rsid w:val="004638FE"/>
    <w:rsid w:val="00464C39"/>
    <w:rsid w:val="0047647A"/>
    <w:rsid w:val="004773A2"/>
    <w:rsid w:val="004802F9"/>
    <w:rsid w:val="00491EDE"/>
    <w:rsid w:val="0049315C"/>
    <w:rsid w:val="004A5973"/>
    <w:rsid w:val="004B3CB9"/>
    <w:rsid w:val="004C04AA"/>
    <w:rsid w:val="004C404B"/>
    <w:rsid w:val="004D0431"/>
    <w:rsid w:val="00502E94"/>
    <w:rsid w:val="00521DC0"/>
    <w:rsid w:val="00535A0E"/>
    <w:rsid w:val="00535E18"/>
    <w:rsid w:val="00544F9D"/>
    <w:rsid w:val="0055219E"/>
    <w:rsid w:val="005631F5"/>
    <w:rsid w:val="00567C50"/>
    <w:rsid w:val="00586276"/>
    <w:rsid w:val="005A2F04"/>
    <w:rsid w:val="005A332A"/>
    <w:rsid w:val="005A42E5"/>
    <w:rsid w:val="005B2896"/>
    <w:rsid w:val="005B28EA"/>
    <w:rsid w:val="005B4161"/>
    <w:rsid w:val="005B6D8A"/>
    <w:rsid w:val="005C0133"/>
    <w:rsid w:val="005C2F18"/>
    <w:rsid w:val="005C7226"/>
    <w:rsid w:val="005D089C"/>
    <w:rsid w:val="005D4FD2"/>
    <w:rsid w:val="005F1E62"/>
    <w:rsid w:val="005F59F1"/>
    <w:rsid w:val="00601FE4"/>
    <w:rsid w:val="0061247A"/>
    <w:rsid w:val="00626C07"/>
    <w:rsid w:val="0063401D"/>
    <w:rsid w:val="006440C9"/>
    <w:rsid w:val="006444D1"/>
    <w:rsid w:val="00644706"/>
    <w:rsid w:val="006449F6"/>
    <w:rsid w:val="00645A41"/>
    <w:rsid w:val="006526AD"/>
    <w:rsid w:val="00660543"/>
    <w:rsid w:val="006669AC"/>
    <w:rsid w:val="00682128"/>
    <w:rsid w:val="0068517F"/>
    <w:rsid w:val="006A10ED"/>
    <w:rsid w:val="006A56EB"/>
    <w:rsid w:val="006A658A"/>
    <w:rsid w:val="006B41F4"/>
    <w:rsid w:val="006C3B6D"/>
    <w:rsid w:val="006C583D"/>
    <w:rsid w:val="006D0AA3"/>
    <w:rsid w:val="006D2780"/>
    <w:rsid w:val="006D45FA"/>
    <w:rsid w:val="007018F7"/>
    <w:rsid w:val="007023CC"/>
    <w:rsid w:val="00727CF5"/>
    <w:rsid w:val="00747CFB"/>
    <w:rsid w:val="00747D9A"/>
    <w:rsid w:val="00756483"/>
    <w:rsid w:val="00757031"/>
    <w:rsid w:val="007811F1"/>
    <w:rsid w:val="007822E6"/>
    <w:rsid w:val="00783F7C"/>
    <w:rsid w:val="007923BE"/>
    <w:rsid w:val="0079455B"/>
    <w:rsid w:val="007945A6"/>
    <w:rsid w:val="007A1BEA"/>
    <w:rsid w:val="007B33B5"/>
    <w:rsid w:val="007B3863"/>
    <w:rsid w:val="007B6597"/>
    <w:rsid w:val="007C29FB"/>
    <w:rsid w:val="007C4101"/>
    <w:rsid w:val="007C606E"/>
    <w:rsid w:val="007C7F7A"/>
    <w:rsid w:val="007D0416"/>
    <w:rsid w:val="007D16A4"/>
    <w:rsid w:val="007D4090"/>
    <w:rsid w:val="007E4564"/>
    <w:rsid w:val="007E4A92"/>
    <w:rsid w:val="008000A2"/>
    <w:rsid w:val="008076E7"/>
    <w:rsid w:val="008265A8"/>
    <w:rsid w:val="008362B9"/>
    <w:rsid w:val="00851C5F"/>
    <w:rsid w:val="0086102D"/>
    <w:rsid w:val="008617C8"/>
    <w:rsid w:val="008640CA"/>
    <w:rsid w:val="00885496"/>
    <w:rsid w:val="00897F5E"/>
    <w:rsid w:val="008A3C1A"/>
    <w:rsid w:val="008A5943"/>
    <w:rsid w:val="008A5C69"/>
    <w:rsid w:val="008C0DBF"/>
    <w:rsid w:val="008C1B1E"/>
    <w:rsid w:val="008C6667"/>
    <w:rsid w:val="008C7742"/>
    <w:rsid w:val="008D1341"/>
    <w:rsid w:val="008D1839"/>
    <w:rsid w:val="008E14DB"/>
    <w:rsid w:val="008E1E1F"/>
    <w:rsid w:val="008E2153"/>
    <w:rsid w:val="008E2B1E"/>
    <w:rsid w:val="008E5A0E"/>
    <w:rsid w:val="008E5FF7"/>
    <w:rsid w:val="008F02CF"/>
    <w:rsid w:val="008F159D"/>
    <w:rsid w:val="00905EEA"/>
    <w:rsid w:val="0091010E"/>
    <w:rsid w:val="00915C3D"/>
    <w:rsid w:val="00916932"/>
    <w:rsid w:val="00925FD0"/>
    <w:rsid w:val="00926A93"/>
    <w:rsid w:val="009406E6"/>
    <w:rsid w:val="00943DB3"/>
    <w:rsid w:val="009444EB"/>
    <w:rsid w:val="00953B23"/>
    <w:rsid w:val="00956503"/>
    <w:rsid w:val="0095783C"/>
    <w:rsid w:val="009627DB"/>
    <w:rsid w:val="009710B7"/>
    <w:rsid w:val="009750C8"/>
    <w:rsid w:val="009843D5"/>
    <w:rsid w:val="0098617D"/>
    <w:rsid w:val="00992981"/>
    <w:rsid w:val="00993B29"/>
    <w:rsid w:val="00995A05"/>
    <w:rsid w:val="009A19F3"/>
    <w:rsid w:val="009A4384"/>
    <w:rsid w:val="009B0657"/>
    <w:rsid w:val="009B3DD0"/>
    <w:rsid w:val="009B53AB"/>
    <w:rsid w:val="009C2615"/>
    <w:rsid w:val="009C3396"/>
    <w:rsid w:val="009D0CEA"/>
    <w:rsid w:val="009D1B5D"/>
    <w:rsid w:val="009E2870"/>
    <w:rsid w:val="00A0448A"/>
    <w:rsid w:val="00A130E7"/>
    <w:rsid w:val="00A16ED1"/>
    <w:rsid w:val="00A17B1D"/>
    <w:rsid w:val="00A3155C"/>
    <w:rsid w:val="00A406AE"/>
    <w:rsid w:val="00A47A9E"/>
    <w:rsid w:val="00A51B7D"/>
    <w:rsid w:val="00A5245D"/>
    <w:rsid w:val="00A537AA"/>
    <w:rsid w:val="00A60521"/>
    <w:rsid w:val="00A73B74"/>
    <w:rsid w:val="00A82146"/>
    <w:rsid w:val="00A92E2A"/>
    <w:rsid w:val="00A96294"/>
    <w:rsid w:val="00AA24BA"/>
    <w:rsid w:val="00AB1B55"/>
    <w:rsid w:val="00AB4DA5"/>
    <w:rsid w:val="00AC45C4"/>
    <w:rsid w:val="00AD432D"/>
    <w:rsid w:val="00AE19A8"/>
    <w:rsid w:val="00AE56B8"/>
    <w:rsid w:val="00AE61C5"/>
    <w:rsid w:val="00AF327D"/>
    <w:rsid w:val="00AF4529"/>
    <w:rsid w:val="00B02A3F"/>
    <w:rsid w:val="00B05404"/>
    <w:rsid w:val="00B12DA6"/>
    <w:rsid w:val="00B31B78"/>
    <w:rsid w:val="00B32517"/>
    <w:rsid w:val="00B43004"/>
    <w:rsid w:val="00B673EC"/>
    <w:rsid w:val="00B74091"/>
    <w:rsid w:val="00B76BFE"/>
    <w:rsid w:val="00B966BB"/>
    <w:rsid w:val="00B96D3D"/>
    <w:rsid w:val="00BB4D2B"/>
    <w:rsid w:val="00BC06B7"/>
    <w:rsid w:val="00BC302D"/>
    <w:rsid w:val="00BC36A6"/>
    <w:rsid w:val="00BE7208"/>
    <w:rsid w:val="00BF066A"/>
    <w:rsid w:val="00BF28F0"/>
    <w:rsid w:val="00BF4EC0"/>
    <w:rsid w:val="00BF74F8"/>
    <w:rsid w:val="00C133BE"/>
    <w:rsid w:val="00C170FA"/>
    <w:rsid w:val="00C17EB7"/>
    <w:rsid w:val="00C35BC3"/>
    <w:rsid w:val="00C376D2"/>
    <w:rsid w:val="00C4317C"/>
    <w:rsid w:val="00C45976"/>
    <w:rsid w:val="00C54F2C"/>
    <w:rsid w:val="00C74BBE"/>
    <w:rsid w:val="00C75C54"/>
    <w:rsid w:val="00C75F70"/>
    <w:rsid w:val="00C82209"/>
    <w:rsid w:val="00CC4096"/>
    <w:rsid w:val="00CC51C3"/>
    <w:rsid w:val="00CC7FE9"/>
    <w:rsid w:val="00CD27E6"/>
    <w:rsid w:val="00CD36CC"/>
    <w:rsid w:val="00D23AAA"/>
    <w:rsid w:val="00D25AB7"/>
    <w:rsid w:val="00D41A4D"/>
    <w:rsid w:val="00D477F7"/>
    <w:rsid w:val="00D53BBD"/>
    <w:rsid w:val="00D56179"/>
    <w:rsid w:val="00D573C3"/>
    <w:rsid w:val="00D5787A"/>
    <w:rsid w:val="00D60A5D"/>
    <w:rsid w:val="00D81E1E"/>
    <w:rsid w:val="00D86BAD"/>
    <w:rsid w:val="00D87DCA"/>
    <w:rsid w:val="00DA0E32"/>
    <w:rsid w:val="00DB3BBF"/>
    <w:rsid w:val="00DD35EB"/>
    <w:rsid w:val="00DD36F7"/>
    <w:rsid w:val="00DD4F5F"/>
    <w:rsid w:val="00DE7B9F"/>
    <w:rsid w:val="00E05B24"/>
    <w:rsid w:val="00E23712"/>
    <w:rsid w:val="00E475B9"/>
    <w:rsid w:val="00E65058"/>
    <w:rsid w:val="00E935EC"/>
    <w:rsid w:val="00EA39FF"/>
    <w:rsid w:val="00EB31FA"/>
    <w:rsid w:val="00EB6FA8"/>
    <w:rsid w:val="00EC5FE4"/>
    <w:rsid w:val="00EC64AD"/>
    <w:rsid w:val="00EC7C24"/>
    <w:rsid w:val="00EE756D"/>
    <w:rsid w:val="00EE7DFF"/>
    <w:rsid w:val="00F079C8"/>
    <w:rsid w:val="00F20509"/>
    <w:rsid w:val="00F21ABA"/>
    <w:rsid w:val="00F230C7"/>
    <w:rsid w:val="00F250A4"/>
    <w:rsid w:val="00F333DF"/>
    <w:rsid w:val="00F36153"/>
    <w:rsid w:val="00F50DE1"/>
    <w:rsid w:val="00F528CB"/>
    <w:rsid w:val="00F61E22"/>
    <w:rsid w:val="00F6572C"/>
    <w:rsid w:val="00F70CF9"/>
    <w:rsid w:val="00F73A11"/>
    <w:rsid w:val="00F833EA"/>
    <w:rsid w:val="00F86A47"/>
    <w:rsid w:val="00F920B5"/>
    <w:rsid w:val="00F94482"/>
    <w:rsid w:val="00FA43A9"/>
    <w:rsid w:val="00FA4497"/>
    <w:rsid w:val="00FA4599"/>
    <w:rsid w:val="00FA53CC"/>
    <w:rsid w:val="00FC189E"/>
    <w:rsid w:val="00FC1C8D"/>
    <w:rsid w:val="00FD1D00"/>
    <w:rsid w:val="00FD3914"/>
    <w:rsid w:val="00FD540A"/>
    <w:rsid w:val="02F9702E"/>
    <w:rsid w:val="0A905657"/>
    <w:rsid w:val="29403A24"/>
    <w:rsid w:val="394079FC"/>
    <w:rsid w:val="51950F6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37"/>
    <w:qFormat/>
    <w:uiPriority w:val="1"/>
    <w:pPr>
      <w:widowControl w:val="0"/>
      <w:autoSpaceDE w:val="0"/>
      <w:autoSpaceDN w:val="0"/>
      <w:spacing w:after="0" w:line="240" w:lineRule="auto"/>
      <w:ind w:left="748"/>
      <w:jc w:val="both"/>
    </w:pPr>
    <w:rPr>
      <w:rFonts w:ascii="Times New Roman" w:hAnsi="Times New Roman" w:eastAsia="Times New Roman" w:cs="Times New Roman"/>
      <w:kern w:val="0"/>
      <w:sz w:val="24"/>
      <w:szCs w:val="24"/>
      <w:lang w:val="en-US"/>
      <w14:ligatures w14:val="none"/>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1"/>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qFormat/>
    <w:uiPriority w:val="99"/>
    <w:rPr>
      <w:color w:val="605E5C"/>
      <w:shd w:val="clear" w:color="auto" w:fill="E1DFDD"/>
    </w:rPr>
  </w:style>
  <w:style w:type="character" w:customStyle="1" w:styleId="37">
    <w:name w:val="Body Text Char"/>
    <w:basedOn w:val="11"/>
    <w:link w:val="13"/>
    <w:qFormat/>
    <w:uiPriority w:val="1"/>
    <w:rPr>
      <w:rFonts w:ascii="Times New Roman" w:hAnsi="Times New Roman" w:eastAsia="Times New Roman" w:cs="Times New Roman"/>
      <w:kern w:val="0"/>
      <w:sz w:val="24"/>
      <w:szCs w:val="24"/>
      <w:lang w:val="en-US"/>
      <w14:ligatures w14:val="none"/>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7CEFB-FD93-4BA0-B81C-7C4958EEB686}">
  <ds:schemaRefs/>
</ds:datastoreItem>
</file>

<file path=docProps/app.xml><?xml version="1.0" encoding="utf-8"?>
<Properties xmlns="http://schemas.openxmlformats.org/officeDocument/2006/extended-properties" xmlns:vt="http://schemas.openxmlformats.org/officeDocument/2006/docPropsVTypes">
  <Template>Normal</Template>
  <Pages>18</Pages>
  <Words>3751</Words>
  <Characters>24380</Characters>
  <Lines>141</Lines>
  <Paragraphs>39</Paragraphs>
  <TotalTime>29</TotalTime>
  <ScaleCrop>false</ScaleCrop>
  <LinksUpToDate>false</LinksUpToDate>
  <CharactersWithSpaces>28305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2025-12-30T02:58:00Z</dcterms:created>
  <dc:creator>Bhumi Ram</dc:creator>
  <cp:lastModifiedBy>Minakshi Chauhan</cp:lastModifiedBy>
  <dcterms:modified xsi:type="dcterms:W3CDTF">2026-07-06T02:35:16Z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4826bf1c-0114-4c09-bded-9c8bdb15ed6c</vt:lpwstr>
  </property>
  <property fmtid="{D5CDD505-2E9C-101B-9397-08002B2CF9AE}" pid="3" name="KSOTemplateDocerSaveRecord">
    <vt:lpwstr>eyJoZGlkIjoiYzAxYjU2YjViNTJhYjU0NjY5OTFiNTEyMjU1MzFiNmIiLCJ1c2VySWQiOiI1NjczMDg0OTQzOTcifQ==</vt:lpwstr>
  </property>
  <property fmtid="{D5CDD505-2E9C-101B-9397-08002B2CF9AE}" pid="4" name="KSOProductBuildVer">
    <vt:lpwstr>1033-12.1.0.26880</vt:lpwstr>
  </property>
  <property fmtid="{D5CDD505-2E9C-101B-9397-08002B2CF9AE}" pid="5" name="ICV">
    <vt:lpwstr>3DFCFBEE4B18494CA58119F3F407755E_13</vt:lpwstr>
  </property>
</Properties>
</file>